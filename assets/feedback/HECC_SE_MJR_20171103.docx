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438F83A6"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w:t>
      </w:r>
      <w:ins w:id="0" w:author="Rubin, Marc Joseph" w:date="2017-11-03T13:14:00Z">
        <w:r w:rsidR="001F5000">
          <w:rPr>
            <w:rFonts w:ascii="Garamond" w:eastAsia="Garamond" w:hAnsi="Garamond" w:cs="Garamond"/>
          </w:rPr>
          <w:t xml:space="preserve">i.e., </w:t>
        </w:r>
      </w:ins>
      <w:r>
        <w:rPr>
          <w:rFonts w:ascii="Garamond" w:eastAsia="Garamond" w:hAnsi="Garamond" w:cs="Garamond"/>
        </w:rPr>
        <w:t xml:space="preserve">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4EB65F61"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ins w:id="1" w:author="Rubin, Marc Joseph" w:date="2017-11-03T13:15:00Z">
        <w:r w:rsidR="001F5000">
          <w:rPr>
            <w:rFonts w:ascii="Garamond" w:eastAsia="Garamond" w:hAnsi="Garamond" w:cs="Garamond"/>
          </w:rPr>
          <w:t xml:space="preserve"> </w:t>
        </w:r>
      </w:ins>
      <w:del w:id="2" w:author="Rubin, Marc Joseph" w:date="2017-11-03T13:15:00Z">
        <w:r w:rsidR="006F3AE0" w:rsidDel="001F5000">
          <w:rPr>
            <w:rFonts w:ascii="Garamond" w:eastAsia="Garamond" w:hAnsi="Garamond" w:cs="Garamond"/>
          </w:rPr>
          <w:delText xml:space="preserve">, with code, </w:delText>
        </w:r>
      </w:del>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D394CF6"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w:t>
      </w:r>
      <w:ins w:id="3" w:author="Rubin, Marc Joseph" w:date="2017-11-03T13:25:00Z">
        <w:r w:rsidR="007D7657">
          <w:rPr>
            <w:rFonts w:ascii="Garamond" w:eastAsia="Garamond" w:hAnsi="Garamond" w:cs="Garamond"/>
          </w:rPr>
          <w:t xml:space="preserve">; </w:t>
        </w:r>
      </w:ins>
      <w:del w:id="4" w:author="Rubin, Marc Joseph" w:date="2017-11-03T13:25:00Z">
        <w:r w:rsidR="003660BC" w:rsidDel="007D7657">
          <w:rPr>
            <w:rFonts w:ascii="Garamond" w:eastAsia="Garamond" w:hAnsi="Garamond" w:cs="Garamond"/>
          </w:rPr>
          <w:delText xml:space="preserve">. </w:delText>
        </w:r>
        <w:r w:rsidR="003610A6" w:rsidDel="007D7657">
          <w:rPr>
            <w:rFonts w:ascii="Garamond" w:eastAsia="Garamond" w:hAnsi="Garamond" w:cs="Garamond"/>
          </w:rPr>
          <w:delText>S</w:delText>
        </w:r>
      </w:del>
      <w:ins w:id="5" w:author="Rubin, Marc Joseph" w:date="2017-11-03T13:25:00Z">
        <w:r w:rsidR="007D7657">
          <w:rPr>
            <w:rFonts w:ascii="Garamond" w:eastAsia="Garamond" w:hAnsi="Garamond" w:cs="Garamond"/>
          </w:rPr>
          <w:t>s</w:t>
        </w:r>
      </w:ins>
      <w:r w:rsidR="003610A6">
        <w:rPr>
          <w:rFonts w:ascii="Garamond" w:eastAsia="Garamond" w:hAnsi="Garamond" w:cs="Garamond"/>
        </w:rPr>
        <w:t>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w:t>
      </w:r>
      <w:del w:id="6" w:author="Rubin, Marc Joseph" w:date="2017-11-03T13:25:00Z">
        <w:r w:rsidR="003610A6" w:rsidDel="00E200AF">
          <w:rPr>
            <w:rFonts w:ascii="Garamond" w:eastAsia="Garamond" w:hAnsi="Garamond" w:cs="Garamond"/>
          </w:rPr>
          <w:delText xml:space="preserve">4) being trained for a job, rather than having dedication to lifelong </w:delText>
        </w:r>
        <w:r w:rsidR="003660BC" w:rsidDel="00E200AF">
          <w:rPr>
            <w:rFonts w:ascii="Garamond" w:eastAsia="Garamond" w:hAnsi="Garamond" w:cs="Garamond"/>
          </w:rPr>
          <w:delText>learning</w:delText>
        </w:r>
        <w:r w:rsidR="00753291" w:rsidDel="00E200AF">
          <w:rPr>
            <w:rFonts w:ascii="Garamond" w:eastAsia="Garamond" w:hAnsi="Garamond" w:cs="Garamond"/>
          </w:rPr>
          <w:delText xml:space="preserve">, </w:delText>
        </w:r>
      </w:del>
      <w:r w:rsidR="003610A6">
        <w:rPr>
          <w:rFonts w:ascii="Garamond" w:eastAsia="Garamond" w:hAnsi="Garamond" w:cs="Garamond"/>
        </w:rPr>
        <w:t xml:space="preserve">and </w:t>
      </w:r>
      <w:del w:id="7" w:author="Rubin, Marc Joseph" w:date="2017-11-03T13:25:00Z">
        <w:r w:rsidR="003610A6" w:rsidDel="00E200AF">
          <w:rPr>
            <w:rFonts w:ascii="Garamond" w:eastAsia="Garamond" w:hAnsi="Garamond" w:cs="Garamond"/>
          </w:rPr>
          <w:delText>5</w:delText>
        </w:r>
      </w:del>
      <w:ins w:id="8" w:author="Rubin, Marc Joseph" w:date="2017-11-03T13:25:00Z">
        <w:r w:rsidR="00E200AF">
          <w:rPr>
            <w:rFonts w:ascii="Garamond" w:eastAsia="Garamond" w:hAnsi="Garamond" w:cs="Garamond"/>
          </w:rPr>
          <w:t>4</w:t>
        </w:r>
      </w:ins>
      <w:r w:rsidR="003610A6">
        <w:rPr>
          <w:rFonts w:ascii="Garamond" w:eastAsia="Garamond" w:hAnsi="Garamond" w:cs="Garamond"/>
        </w:rPr>
        <w:t>)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6399709D"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w:t>
      </w:r>
      <w:del w:id="9" w:author="Rubin, Marc Joseph" w:date="2017-11-03T13:26:00Z">
        <w:r w:rsidDel="001D5F97">
          <w:rPr>
            <w:rFonts w:ascii="Garamond" w:eastAsia="Garamond" w:hAnsi="Garamond" w:cs="Garamond"/>
          </w:rPr>
          <w:delText>-</w:delText>
        </w:r>
      </w:del>
      <w:r>
        <w:rPr>
          <w:rFonts w:ascii="Garamond" w:eastAsia="Garamond" w:hAnsi="Garamond" w:cs="Garamond"/>
        </w:rPr>
        <w:t xml:space="preserve"> and project-based courses early in the curriculum, followed by computer science courses that explore the most important</w:t>
      </w:r>
      <w:ins w:id="10" w:author="Rubin, Marc Joseph" w:date="2017-11-03T13:26:00Z">
        <w:r w:rsidR="001503D0">
          <w:rPr>
            <w:rFonts w:ascii="Garamond" w:eastAsia="Garamond" w:hAnsi="Garamond" w:cs="Garamond"/>
          </w:rPr>
          <w:t xml:space="preserve"> foundational and</w:t>
        </w:r>
      </w:ins>
      <w:r>
        <w:rPr>
          <w:rFonts w:ascii="Garamond" w:eastAsia="Garamond" w:hAnsi="Garamond" w:cs="Garamond"/>
        </w:rPr>
        <w:t xml:space="preserve"> theoretical topics in computer science.</w:t>
      </w:r>
    </w:p>
    <w:p w14:paraId="74600EF8" w14:textId="777879EF"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w:t>
      </w:r>
      <w:commentRangeStart w:id="11"/>
      <w:r w:rsidR="00017BD8">
        <w:rPr>
          <w:rFonts w:ascii="Garamond" w:eastAsia="Garamond" w:hAnsi="Garamond" w:cs="Garamond"/>
        </w:rPr>
        <w:t xml:space="preserve">problem-driven approach </w:t>
      </w:r>
      <w:commentRangeEnd w:id="11"/>
      <w:r w:rsidR="00826186">
        <w:rPr>
          <w:rStyle w:val="CommentReference"/>
        </w:rPr>
        <w:commentReference w:id="11"/>
      </w:r>
      <w:r w:rsidR="00017BD8">
        <w:rPr>
          <w:rFonts w:ascii="Garamond" w:eastAsia="Garamond" w:hAnsi="Garamond" w:cs="Garamond"/>
        </w:rPr>
        <w:t>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ins w:id="12" w:author="Rubin, Marc Joseph" w:date="2017-11-03T13:27:00Z">
        <w:r w:rsidR="00826186">
          <w:rPr>
            <w:rFonts w:ascii="Garamond" w:eastAsia="Garamond" w:hAnsi="Garamond" w:cs="Garamond"/>
          </w:rPr>
          <w:t xml:space="preserve"> </w:t>
        </w:r>
      </w:ins>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06CB8803"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w:t>
      </w:r>
      <w:del w:id="13" w:author="Rubin, Marc Joseph" w:date="2017-11-03T13:30:00Z">
        <w:r w:rsidR="00EC462E" w:rsidDel="003832CE">
          <w:rPr>
            <w:rFonts w:ascii="Garamond" w:eastAsia="Garamond" w:hAnsi="Garamond" w:cs="Garamond"/>
          </w:rPr>
          <w:delText xml:space="preserve">guides students in </w:delText>
        </w:r>
      </w:del>
      <w:r w:rsidR="00EC462E">
        <w:rPr>
          <w:rFonts w:ascii="Garamond" w:eastAsia="Garamond" w:hAnsi="Garamond" w:cs="Garamond"/>
        </w:rPr>
        <w:t xml:space="preserve">focusing on </w:t>
      </w:r>
      <w:r>
        <w:rPr>
          <w:rFonts w:ascii="Garamond" w:eastAsia="Garamond" w:hAnsi="Garamond" w:cs="Garamond"/>
        </w:rPr>
        <w:t>scalability, security and operations</w:t>
      </w:r>
      <w:r w:rsidR="00EC462E">
        <w:rPr>
          <w:rFonts w:ascii="Garamond" w:eastAsia="Garamond" w:hAnsi="Garamond" w:cs="Garamond"/>
        </w:rPr>
        <w:t xml:space="preserve"> </w:t>
      </w:r>
      <w:ins w:id="14" w:author="Rubin, Marc Joseph" w:date="2017-11-03T13:30:00Z">
        <w:r w:rsidR="003832CE">
          <w:rPr>
            <w:rFonts w:ascii="Garamond" w:eastAsia="Garamond" w:hAnsi="Garamond" w:cs="Garamond"/>
          </w:rPr>
          <w:t xml:space="preserve">guides students </w:t>
        </w:r>
      </w:ins>
      <w:del w:id="15" w:author="Rubin, Marc Joseph" w:date="2017-11-03T13:30:00Z">
        <w:r w:rsidR="00EC462E" w:rsidDel="003832CE">
          <w:rPr>
            <w:rFonts w:ascii="Garamond" w:eastAsia="Garamond" w:hAnsi="Garamond" w:cs="Garamond"/>
          </w:rPr>
          <w:delText>as they</w:delText>
        </w:r>
        <w:r w:rsidDel="003832CE">
          <w:rPr>
            <w:rFonts w:ascii="Garamond" w:eastAsia="Garamond" w:hAnsi="Garamond" w:cs="Garamond"/>
          </w:rPr>
          <w:delText xml:space="preserve"> </w:delText>
        </w:r>
        <w:r w:rsidR="00EC462E" w:rsidDel="003832CE">
          <w:rPr>
            <w:rFonts w:ascii="Garamond" w:eastAsia="Garamond" w:hAnsi="Garamond" w:cs="Garamond"/>
          </w:rPr>
          <w:delText xml:space="preserve">progress </w:delText>
        </w:r>
      </w:del>
      <w:r w:rsidR="00EC462E">
        <w:rPr>
          <w:rFonts w:ascii="Garamond" w:eastAsia="Garamond" w:hAnsi="Garamond" w:cs="Garamond"/>
        </w:rPr>
        <w:t>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ins w:id="16" w:author="Rubin, Marc Joseph" w:date="2017-11-03T13:28:00Z">
        <w:r w:rsidR="001679C8">
          <w:rPr>
            <w:rFonts w:ascii="Garamond" w:eastAsia="Garamond" w:hAnsi="Garamond" w:cs="Garamond"/>
          </w:rPr>
          <w:t xml:space="preserve">i.e., </w:t>
        </w:r>
      </w:ins>
      <w:r w:rsidR="005F67F0">
        <w:rPr>
          <w:rFonts w:ascii="Garamond" w:eastAsia="Garamond" w:hAnsi="Garamond" w:cs="Garamond"/>
        </w:rPr>
        <w:t xml:space="preserve">Elements of Computing Systems, teaches students how computation works </w:t>
      </w:r>
      <w:del w:id="17" w:author="Rubin, Marc Joseph" w:date="2017-11-03T13:29:00Z">
        <w:r w:rsidR="005F67F0" w:rsidDel="005B2AB9">
          <w:rPr>
            <w:rFonts w:ascii="Garamond" w:eastAsia="Garamond" w:hAnsi="Garamond" w:cs="Garamond"/>
          </w:rPr>
          <w:delText>through the act of</w:delText>
        </w:r>
      </w:del>
      <w:ins w:id="18" w:author="Rubin, Marc Joseph" w:date="2017-11-03T13:29:00Z">
        <w:r w:rsidR="005B2AB9">
          <w:rPr>
            <w:rFonts w:ascii="Garamond" w:eastAsia="Garamond" w:hAnsi="Garamond" w:cs="Garamond"/>
          </w:rPr>
          <w:t>via</w:t>
        </w:r>
      </w:ins>
      <w:r w:rsidR="005F67F0">
        <w:rPr>
          <w:rFonts w:ascii="Garamond" w:eastAsia="Garamond" w:hAnsi="Garamond" w:cs="Garamond"/>
        </w:rPr>
        <w:t xml:space="preserve"> building a modern computing stack from the ground up, from logic gates to operating systems. This course, and the prior years’ experiences </w:t>
      </w:r>
      <w:del w:id="19" w:author="Rubin, Marc Joseph" w:date="2017-11-03T13:30:00Z">
        <w:r w:rsidR="005F67F0" w:rsidDel="00DC39D1">
          <w:rPr>
            <w:rFonts w:ascii="Garamond" w:eastAsia="Garamond" w:hAnsi="Garamond" w:cs="Garamond"/>
          </w:rPr>
          <w:delText>are</w:delText>
        </w:r>
        <w:r w:rsidDel="00DC39D1">
          <w:rPr>
            <w:rFonts w:ascii="Garamond" w:eastAsia="Garamond" w:hAnsi="Garamond" w:cs="Garamond"/>
          </w:rPr>
          <w:delText xml:space="preserve"> </w:delText>
        </w:r>
      </w:del>
      <w:ins w:id="20" w:author="Rubin, Marc Joseph" w:date="2017-11-03T13:30:00Z">
        <w:r w:rsidR="00DC39D1">
          <w:rPr>
            <w:rFonts w:ascii="Garamond" w:eastAsia="Garamond" w:hAnsi="Garamond" w:cs="Garamond"/>
          </w:rPr>
          <w:t>form</w:t>
        </w:r>
        <w:r w:rsidR="00DC39D1">
          <w:rPr>
            <w:rFonts w:ascii="Garamond" w:eastAsia="Garamond" w:hAnsi="Garamond" w:cs="Garamond"/>
          </w:rPr>
          <w:t xml:space="preserve"> </w:t>
        </w:r>
      </w:ins>
      <w:r>
        <w:rPr>
          <w:rFonts w:ascii="Garamond" w:eastAsia="Garamond" w:hAnsi="Garamond" w:cs="Garamond"/>
        </w:rPr>
        <w:t xml:space="preserve">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del w:id="21" w:author="Rubin, Marc Joseph" w:date="2017-11-03T13:31:00Z">
        <w:r w:rsidR="005F67F0" w:rsidDel="00DC39D1">
          <w:rPr>
            <w:rFonts w:ascii="Garamond" w:eastAsia="Garamond" w:hAnsi="Garamond" w:cs="Garamond"/>
          </w:rPr>
          <w:delText xml:space="preserve">via </w:delText>
        </w:r>
      </w:del>
      <w:ins w:id="22" w:author="Rubin, Marc Joseph" w:date="2017-11-03T13:31:00Z">
        <w:r w:rsidR="00DC39D1">
          <w:rPr>
            <w:rFonts w:ascii="Garamond" w:eastAsia="Garamond" w:hAnsi="Garamond" w:cs="Garamond"/>
          </w:rPr>
          <w:t>using</w:t>
        </w:r>
        <w:r w:rsidR="00DC39D1">
          <w:rPr>
            <w:rFonts w:ascii="Garamond" w:eastAsia="Garamond" w:hAnsi="Garamond" w:cs="Garamond"/>
          </w:rPr>
          <w:t xml:space="preserve"> </w:t>
        </w:r>
      </w:ins>
      <w:r w:rsidR="005F67F0">
        <w:rPr>
          <w:rFonts w:ascii="Garamond" w:eastAsia="Garamond" w:hAnsi="Garamond" w:cs="Garamond"/>
        </w:rPr>
        <w:t>existing CS courses</w:t>
      </w:r>
      <w:r>
        <w:rPr>
          <w:rFonts w:ascii="Garamond" w:eastAsia="Garamond" w:hAnsi="Garamond" w:cs="Garamond"/>
        </w:rPr>
        <w:t>. Year four emphasizes entrepreneurship and the business of software, complemented by additional computer science courses</w:t>
      </w:r>
      <w:ins w:id="23" w:author="Rubin, Marc Joseph" w:date="2017-11-03T13:31:00Z">
        <w:r w:rsidR="00E051A2">
          <w:rPr>
            <w:rFonts w:ascii="Garamond" w:eastAsia="Garamond" w:hAnsi="Garamond" w:cs="Garamond"/>
          </w:rPr>
          <w:t xml:space="preserve"> (e.g., algorithms, OS, …)</w:t>
        </w:r>
      </w:ins>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w:t>
      </w:r>
      <w:commentRangeStart w:id="24"/>
      <w:r w:rsidR="007514AA">
        <w:rPr>
          <w:rFonts w:ascii="Garamond" w:eastAsia="Garamond" w:hAnsi="Garamond" w:cs="Garamond"/>
        </w:rPr>
        <w:t xml:space="preserve">experiential learning </w:t>
      </w:r>
      <w:commentRangeEnd w:id="24"/>
      <w:r w:rsidR="000A13B2">
        <w:rPr>
          <w:rStyle w:val="CommentReference"/>
        </w:rPr>
        <w:commentReference w:id="24"/>
      </w:r>
      <w:r w:rsidR="007514AA">
        <w:rPr>
          <w:rFonts w:ascii="Garamond" w:eastAsia="Garamond" w:hAnsi="Garamond" w:cs="Garamond"/>
        </w:rPr>
        <w:t>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33D5AEFB"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25" w:name="OLE_LINK1"/>
      <w:r>
        <w:rPr>
          <w:rFonts w:ascii="Garamond" w:eastAsia="Garamond" w:hAnsi="Garamond" w:cs="Garamond"/>
        </w:rPr>
        <w:t xml:space="preserve">ows the degree standards at Oregon State University, incorporating both existing </w:t>
      </w:r>
      <w:del w:id="26" w:author="Rubin, Marc Joseph" w:date="2017-11-03T13:32:00Z">
        <w:r w:rsidDel="000A13B2">
          <w:rPr>
            <w:rFonts w:ascii="Garamond" w:eastAsia="Garamond" w:hAnsi="Garamond" w:cs="Garamond"/>
          </w:rPr>
          <w:delText xml:space="preserve">courses </w:delText>
        </w:r>
      </w:del>
      <w:r>
        <w:rPr>
          <w:rFonts w:ascii="Garamond" w:eastAsia="Garamond" w:hAnsi="Garamond" w:cs="Garamond"/>
        </w:rPr>
        <w:t>and new courses. The “SE” prefix indicates new courses, which are also followed b</w:t>
      </w:r>
      <w:bookmarkEnd w:id="25"/>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0B1D8406"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Security </w:t>
            </w:r>
            <w:del w:id="27" w:author="Rubin, Marc Joseph" w:date="2017-11-03T13:34:00Z">
              <w:r w:rsidDel="00753065">
                <w:rPr>
                  <w:rFonts w:ascii="Calibri" w:eastAsia="Calibri" w:hAnsi="Calibri" w:cs="Calibri"/>
                  <w:sz w:val="20"/>
                  <w:szCs w:val="20"/>
                </w:rPr>
                <w:delText xml:space="preserve"> </w:delText>
              </w:r>
            </w:del>
            <w:r>
              <w:rPr>
                <w:rFonts w:ascii="Calibri" w:eastAsia="Calibri" w:hAnsi="Calibri" w:cs="Calibri"/>
                <w:sz w:val="20"/>
                <w:szCs w:val="20"/>
              </w:rPr>
              <w:t xml:space="preserve">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 xml:space="preserve">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w:t>
      </w:r>
      <w:proofErr w:type="gramStart"/>
      <w:r w:rsidR="006B515E">
        <w:rPr>
          <w:rFonts w:ascii="Garamond" w:eastAsia="Garamond" w:hAnsi="Garamond" w:cs="Garamond"/>
        </w:rPr>
        <w:t>third party</w:t>
      </w:r>
      <w:proofErr w:type="gramEnd"/>
      <w:r w:rsidR="006B515E">
        <w:rPr>
          <w:rFonts w:ascii="Garamond" w:eastAsia="Garamond" w:hAnsi="Garamond" w:cs="Garamond"/>
        </w:rPr>
        <w:t xml:space="preserve"> services, such as cloud-based hosting</w:t>
      </w:r>
      <w:del w:id="28" w:author="Rubin, Marc Joseph" w:date="2017-11-03T13:35:00Z">
        <w:r w:rsidR="006B515E" w:rsidDel="00753065">
          <w:rPr>
            <w:rFonts w:ascii="Garamond" w:eastAsia="Garamond" w:hAnsi="Garamond" w:cs="Garamond"/>
          </w:rPr>
          <w:delText>,</w:delText>
        </w:r>
      </w:del>
      <w:r w:rsidR="006B515E">
        <w:rPr>
          <w:rFonts w:ascii="Garamond" w:eastAsia="Garamond" w:hAnsi="Garamond" w:cs="Garamond"/>
        </w:rPr>
        <w:t xml:space="preserve">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w:t>
      </w:r>
      <w:commentRangeStart w:id="29"/>
      <w:r w:rsidR="00D028A8">
        <w:rPr>
          <w:rFonts w:ascii="Garamond" w:eastAsia="Garamond" w:hAnsi="Garamond" w:cs="Garamond"/>
        </w:rPr>
        <w:t>software engineering</w:t>
      </w:r>
      <w:commentRangeEnd w:id="29"/>
      <w:r w:rsidR="00753065">
        <w:rPr>
          <w:rStyle w:val="CommentReference"/>
        </w:rPr>
        <w:commentReference w:id="29"/>
      </w:r>
      <w:r w:rsidR="00D028A8">
        <w:rPr>
          <w:rFonts w:ascii="Garamond" w:eastAsia="Garamond" w:hAnsi="Garamond" w:cs="Garamond"/>
        </w:rPr>
        <w:t xml:space="preserve">,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7EF39C4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ins w:id="30" w:author="Rubin, Marc Joseph" w:date="2017-11-03T13:38:00Z">
        <w:r w:rsidR="00E12118">
          <w:rPr>
            <w:rFonts w:ascii="Garamond" w:eastAsia="Garamond" w:hAnsi="Garamond" w:cs="Garamond"/>
          </w:rPr>
          <w:t xml:space="preserve">will, </w:t>
        </w:r>
      </w:ins>
      <w:r>
        <w:rPr>
          <w:rFonts w:ascii="Garamond" w:eastAsia="Garamond" w:hAnsi="Garamond" w:cs="Garamond"/>
        </w:rPr>
        <w:t>ideally</w:t>
      </w:r>
      <w:ins w:id="31" w:author="Rubin, Marc Joseph" w:date="2017-11-03T13:38:00Z">
        <w:r w:rsidR="00E12118">
          <w:rPr>
            <w:rFonts w:ascii="Garamond" w:eastAsia="Garamond" w:hAnsi="Garamond" w:cs="Garamond"/>
          </w:rPr>
          <w:t>,</w:t>
        </w:r>
      </w:ins>
      <w:r>
        <w:rPr>
          <w:rFonts w:ascii="Garamond" w:eastAsia="Garamond" w:hAnsi="Garamond" w:cs="Garamond"/>
        </w:rPr>
        <w:t xml:space="preserve"> utilize</w:t>
      </w:r>
      <w:del w:id="32" w:author="Rubin, Marc Joseph" w:date="2017-11-03T13:38:00Z">
        <w:r w:rsidDel="00E12118">
          <w:rPr>
            <w:rFonts w:ascii="Garamond" w:eastAsia="Garamond" w:hAnsi="Garamond" w:cs="Garamond"/>
          </w:rPr>
          <w:delText>s</w:delText>
        </w:r>
      </w:del>
      <w:r>
        <w:rPr>
          <w:rFonts w:ascii="Garamond" w:eastAsia="Garamond" w:hAnsi="Garamond" w:cs="Garamond"/>
        </w:rPr>
        <w:t xml:space="preserve">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DD0ABF4"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del w:id="33" w:author="Rubin, Marc Joseph" w:date="2017-11-03T13:40:00Z">
        <w:r w:rsidDel="008B1A7C">
          <w:rPr>
            <w:rFonts w:ascii="Garamond" w:eastAsia="Garamond" w:hAnsi="Garamond" w:cs="Garamond"/>
          </w:rPr>
          <w:delText>For example</w:delText>
        </w:r>
      </w:del>
      <w:ins w:id="34" w:author="Rubin, Marc Joseph" w:date="2017-11-03T13:40:00Z">
        <w:r w:rsidR="008B1A7C">
          <w:rPr>
            <w:rFonts w:ascii="Garamond" w:eastAsia="Garamond" w:hAnsi="Garamond" w:cs="Garamond"/>
          </w:rPr>
          <w:t>Specifically</w:t>
        </w:r>
      </w:ins>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w:t>
      </w:r>
      <w:ins w:id="35" w:author="Rubin, Marc Joseph" w:date="2017-11-03T13:40:00Z">
        <w:r w:rsidR="00A265D7">
          <w:rPr>
            <w:rFonts w:ascii="Garamond" w:eastAsia="Garamond" w:hAnsi="Garamond" w:cs="Garamond"/>
          </w:rPr>
          <w:t>.  Moreover,</w:t>
        </w:r>
      </w:ins>
      <w:del w:id="36" w:author="Rubin, Marc Joseph" w:date="2017-11-03T13:40:00Z">
        <w:r w:rsidR="00180294" w:rsidRPr="009B3507" w:rsidDel="00A265D7">
          <w:rPr>
            <w:rFonts w:ascii="Garamond" w:eastAsia="Garamond" w:hAnsi="Garamond" w:cs="Garamond"/>
          </w:rPr>
          <w:delText>; and,</w:delText>
        </w:r>
      </w:del>
      <w:r w:rsidR="00180294" w:rsidRPr="009B3507">
        <w:rPr>
          <w:rFonts w:ascii="Garamond" w:eastAsia="Garamond" w:hAnsi="Garamond" w:cs="Garamond"/>
        </w:rPr>
        <w:t xml:space="preserve"> </w:t>
      </w:r>
      <w:del w:id="37" w:author="Rubin, Marc Joseph" w:date="2017-11-03T13:41:00Z">
        <w:r w:rsidR="00180294" w:rsidRPr="009B3507" w:rsidDel="009704E3">
          <w:rPr>
            <w:rFonts w:ascii="Garamond" w:eastAsia="Garamond" w:hAnsi="Garamond" w:cs="Garamond"/>
          </w:rPr>
          <w:delText xml:space="preserve">they </w:delText>
        </w:r>
      </w:del>
      <w:ins w:id="38" w:author="Rubin, Marc Joseph" w:date="2017-11-03T13:41:00Z">
        <w:r w:rsidR="009704E3">
          <w:rPr>
            <w:rFonts w:ascii="Garamond" w:eastAsia="Garamond" w:hAnsi="Garamond" w:cs="Garamond"/>
          </w:rPr>
          <w:t>SE students</w:t>
        </w:r>
        <w:r w:rsidR="009704E3" w:rsidRPr="009B3507">
          <w:rPr>
            <w:rFonts w:ascii="Garamond" w:eastAsia="Garamond" w:hAnsi="Garamond" w:cs="Garamond"/>
          </w:rPr>
          <w:t xml:space="preserve"> </w:t>
        </w:r>
      </w:ins>
      <w:r w:rsidR="00180294" w:rsidRPr="009B3507">
        <w:rPr>
          <w:rFonts w:ascii="Garamond" w:eastAsia="Garamond" w:hAnsi="Garamond" w:cs="Garamond"/>
        </w:rPr>
        <w:t>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04F00A56"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An advantage of the proposed SE program is its ability to implement proven pedagogical methods, based on decades of prior research, directly into the 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del w:id="39" w:author="Rubin, Marc Joseph" w:date="2017-11-03T13:42:00Z">
        <w:r w:rsidDel="00126C90">
          <w:rPr>
            <w:rFonts w:ascii="Garamond" w:eastAsia="Garamond" w:hAnsi="Garamond" w:cs="Garamond"/>
          </w:rPr>
          <w:delText xml:space="preserve">elicited </w:delText>
        </w:r>
      </w:del>
      <w:ins w:id="40" w:author="Rubin, Marc Joseph" w:date="2017-11-03T13:42:00Z">
        <w:r w:rsidR="00126C90">
          <w:rPr>
            <w:rFonts w:ascii="Garamond" w:eastAsia="Garamond" w:hAnsi="Garamond" w:cs="Garamond"/>
          </w:rPr>
          <w:t>solicited</w:t>
        </w:r>
        <w:r w:rsidR="00126C90">
          <w:rPr>
            <w:rFonts w:ascii="Garamond" w:eastAsia="Garamond" w:hAnsi="Garamond" w:cs="Garamond"/>
          </w:rPr>
          <w:t xml:space="preserve"> </w:t>
        </w:r>
      </w:ins>
      <w:r>
        <w:rPr>
          <w:rFonts w:ascii="Garamond" w:eastAsia="Garamond" w:hAnsi="Garamond" w:cs="Garamond"/>
        </w:rPr>
        <w:t>from local, regional and statewide businesses</w:t>
      </w:r>
      <w:ins w:id="41" w:author="Rubin, Marc Joseph" w:date="2017-11-03T13:42:00Z">
        <w:r w:rsidR="00126C90">
          <w:rPr>
            <w:rFonts w:ascii="Garamond" w:eastAsia="Garamond" w:hAnsi="Garamond" w:cs="Garamond"/>
          </w:rPr>
          <w:t>,</w:t>
        </w:r>
      </w:ins>
      <w:r>
        <w:rPr>
          <w:rFonts w:ascii="Garamond" w:eastAsia="Garamond" w:hAnsi="Garamond" w:cs="Garamond"/>
        </w:rPr>
        <w:t xml:space="preserve">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commentRangeStart w:id="42"/>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commentRangeEnd w:id="42"/>
      <w:r w:rsidR="00851C6E">
        <w:rPr>
          <w:rStyle w:val="CommentReference"/>
        </w:rPr>
        <w:commentReference w:id="42"/>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4DD05098"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4BB0B328" w14:textId="54D5DA80" w:rsidR="00132646"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34159575" w14:textId="77777777" w:rsidR="00EC7243" w:rsidRDefault="00EC7243" w:rsidP="00EC7243">
      <w:pPr>
        <w:pStyle w:val="ListParagraph"/>
        <w:spacing w:after="120"/>
        <w:ind w:left="1440"/>
        <w:rPr>
          <w:rFonts w:ascii="Garamond" w:eastAsia="Garamond" w:hAnsi="Garamond" w:cs="Garamond"/>
        </w:rPr>
      </w:pPr>
    </w:p>
    <w:tbl>
      <w:tblPr>
        <w:tblW w:w="260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00"/>
        <w:gridCol w:w="1306"/>
      </w:tblGrid>
      <w:tr w:rsidR="00EC7243" w14:paraId="3E7757DB" w14:textId="77777777" w:rsidTr="00EC7243">
        <w:trPr>
          <w:trHeight w:val="320"/>
          <w:jc w:val="center"/>
        </w:trPr>
        <w:tc>
          <w:tcPr>
            <w:tcW w:w="1300" w:type="dxa"/>
            <w:shd w:val="clear" w:color="auto" w:fill="auto"/>
            <w:noWrap/>
            <w:vAlign w:val="bottom"/>
            <w:hideMark/>
          </w:tcPr>
          <w:p w14:paraId="48F2C6B9" w14:textId="77777777" w:rsidR="00EC7243" w:rsidRPr="00EC7243" w:rsidRDefault="00EC7243">
            <w:pPr>
              <w:rPr>
                <w:rFonts w:ascii="Calibri" w:hAnsi="Calibri"/>
                <w:b/>
                <w:bCs/>
                <w:color w:val="000000"/>
                <w:u w:val="single"/>
              </w:rPr>
            </w:pPr>
            <w:r w:rsidRPr="00EC7243">
              <w:rPr>
                <w:rFonts w:ascii="Calibri" w:hAnsi="Calibri"/>
                <w:b/>
                <w:bCs/>
                <w:color w:val="000000"/>
                <w:u w:val="single"/>
              </w:rPr>
              <w:t>Year</w:t>
            </w:r>
          </w:p>
        </w:tc>
        <w:tc>
          <w:tcPr>
            <w:tcW w:w="1300" w:type="dxa"/>
            <w:shd w:val="clear" w:color="auto" w:fill="auto"/>
            <w:noWrap/>
            <w:vAlign w:val="bottom"/>
            <w:hideMark/>
          </w:tcPr>
          <w:p w14:paraId="24BE956E" w14:textId="77777777" w:rsidR="00EC7243" w:rsidRPr="00EC7243" w:rsidRDefault="00EC7243">
            <w:pPr>
              <w:rPr>
                <w:rFonts w:ascii="Calibri" w:hAnsi="Calibri"/>
                <w:b/>
                <w:bCs/>
                <w:color w:val="000000"/>
                <w:u w:val="single"/>
              </w:rPr>
            </w:pPr>
            <w:r w:rsidRPr="00EC7243">
              <w:rPr>
                <w:rFonts w:ascii="Calibri" w:hAnsi="Calibri"/>
                <w:b/>
                <w:bCs/>
                <w:color w:val="000000"/>
                <w:u w:val="single"/>
              </w:rPr>
              <w:t>Headcount</w:t>
            </w:r>
          </w:p>
        </w:tc>
      </w:tr>
      <w:tr w:rsidR="00EC7243" w14:paraId="182C51DD" w14:textId="77777777" w:rsidTr="00EC7243">
        <w:trPr>
          <w:trHeight w:val="320"/>
          <w:jc w:val="center"/>
        </w:trPr>
        <w:tc>
          <w:tcPr>
            <w:tcW w:w="1300" w:type="dxa"/>
            <w:shd w:val="clear" w:color="auto" w:fill="auto"/>
            <w:noWrap/>
            <w:vAlign w:val="bottom"/>
            <w:hideMark/>
          </w:tcPr>
          <w:p w14:paraId="03723D8F" w14:textId="77777777" w:rsidR="00EC7243" w:rsidRDefault="00EC7243" w:rsidP="00EC7243">
            <w:pPr>
              <w:rPr>
                <w:rFonts w:ascii="Calibri" w:hAnsi="Calibri"/>
                <w:color w:val="000000"/>
              </w:rPr>
            </w:pPr>
            <w:r>
              <w:rPr>
                <w:rFonts w:ascii="Calibri" w:hAnsi="Calibri"/>
                <w:color w:val="000000"/>
              </w:rPr>
              <w:t>2019</w:t>
            </w:r>
          </w:p>
        </w:tc>
        <w:tc>
          <w:tcPr>
            <w:tcW w:w="1300" w:type="dxa"/>
            <w:shd w:val="clear" w:color="auto" w:fill="auto"/>
            <w:noWrap/>
            <w:vAlign w:val="bottom"/>
            <w:hideMark/>
          </w:tcPr>
          <w:p w14:paraId="50B057FC" w14:textId="77777777" w:rsidR="00EC7243" w:rsidRDefault="00EC7243" w:rsidP="00EC7243">
            <w:pPr>
              <w:rPr>
                <w:rFonts w:ascii="Calibri" w:hAnsi="Calibri"/>
                <w:color w:val="000000"/>
              </w:rPr>
            </w:pPr>
            <w:r>
              <w:rPr>
                <w:rFonts w:ascii="Calibri" w:hAnsi="Calibri"/>
                <w:color w:val="000000"/>
              </w:rPr>
              <w:t>12</w:t>
            </w:r>
          </w:p>
        </w:tc>
      </w:tr>
      <w:tr w:rsidR="00EC7243" w14:paraId="5A0B328C" w14:textId="77777777" w:rsidTr="00EC7243">
        <w:trPr>
          <w:trHeight w:val="320"/>
          <w:jc w:val="center"/>
        </w:trPr>
        <w:tc>
          <w:tcPr>
            <w:tcW w:w="1300" w:type="dxa"/>
            <w:shd w:val="clear" w:color="auto" w:fill="auto"/>
            <w:noWrap/>
            <w:vAlign w:val="bottom"/>
            <w:hideMark/>
          </w:tcPr>
          <w:p w14:paraId="774D53AA" w14:textId="77777777" w:rsidR="00EC7243" w:rsidRDefault="00EC7243" w:rsidP="00EC7243">
            <w:pPr>
              <w:rPr>
                <w:rFonts w:ascii="Calibri" w:hAnsi="Calibri"/>
                <w:color w:val="000000"/>
              </w:rPr>
            </w:pPr>
            <w:r>
              <w:rPr>
                <w:rFonts w:ascii="Calibri" w:hAnsi="Calibri"/>
                <w:color w:val="000000"/>
              </w:rPr>
              <w:t>2020</w:t>
            </w:r>
          </w:p>
        </w:tc>
        <w:tc>
          <w:tcPr>
            <w:tcW w:w="1300" w:type="dxa"/>
            <w:shd w:val="clear" w:color="auto" w:fill="auto"/>
            <w:noWrap/>
            <w:vAlign w:val="bottom"/>
            <w:hideMark/>
          </w:tcPr>
          <w:p w14:paraId="6C8F8C6D" w14:textId="77777777" w:rsidR="00EC7243" w:rsidRDefault="00EC7243" w:rsidP="00EC7243">
            <w:pPr>
              <w:rPr>
                <w:rFonts w:ascii="Calibri" w:hAnsi="Calibri"/>
                <w:color w:val="000000"/>
              </w:rPr>
            </w:pPr>
            <w:r>
              <w:rPr>
                <w:rFonts w:ascii="Calibri" w:hAnsi="Calibri"/>
                <w:color w:val="000000"/>
              </w:rPr>
              <w:t>25</w:t>
            </w:r>
          </w:p>
        </w:tc>
      </w:tr>
      <w:tr w:rsidR="00EC7243" w14:paraId="0E85E887" w14:textId="77777777" w:rsidTr="00EC7243">
        <w:trPr>
          <w:trHeight w:val="320"/>
          <w:jc w:val="center"/>
        </w:trPr>
        <w:tc>
          <w:tcPr>
            <w:tcW w:w="1300" w:type="dxa"/>
            <w:shd w:val="clear" w:color="auto" w:fill="auto"/>
            <w:noWrap/>
            <w:vAlign w:val="bottom"/>
            <w:hideMark/>
          </w:tcPr>
          <w:p w14:paraId="7A9F15EC" w14:textId="77777777" w:rsidR="00EC7243" w:rsidRDefault="00EC7243" w:rsidP="00EC7243">
            <w:pPr>
              <w:rPr>
                <w:rFonts w:ascii="Calibri" w:hAnsi="Calibri"/>
                <w:color w:val="000000"/>
              </w:rPr>
            </w:pPr>
            <w:r>
              <w:rPr>
                <w:rFonts w:ascii="Calibri" w:hAnsi="Calibri"/>
                <w:color w:val="000000"/>
              </w:rPr>
              <w:t>2021</w:t>
            </w:r>
          </w:p>
        </w:tc>
        <w:tc>
          <w:tcPr>
            <w:tcW w:w="1300" w:type="dxa"/>
            <w:shd w:val="clear" w:color="auto" w:fill="auto"/>
            <w:noWrap/>
            <w:vAlign w:val="bottom"/>
            <w:hideMark/>
          </w:tcPr>
          <w:p w14:paraId="4419029C" w14:textId="77777777" w:rsidR="00EC7243" w:rsidRDefault="00EC7243" w:rsidP="00EC7243">
            <w:pPr>
              <w:rPr>
                <w:rFonts w:ascii="Calibri" w:hAnsi="Calibri"/>
                <w:color w:val="000000"/>
              </w:rPr>
            </w:pPr>
            <w:r>
              <w:rPr>
                <w:rFonts w:ascii="Calibri" w:hAnsi="Calibri"/>
                <w:color w:val="000000"/>
              </w:rPr>
              <w:t>39</w:t>
            </w:r>
          </w:p>
        </w:tc>
      </w:tr>
      <w:tr w:rsidR="00EC7243" w14:paraId="621839B7" w14:textId="77777777" w:rsidTr="00EC7243">
        <w:trPr>
          <w:trHeight w:val="320"/>
          <w:jc w:val="center"/>
        </w:trPr>
        <w:tc>
          <w:tcPr>
            <w:tcW w:w="1300" w:type="dxa"/>
            <w:shd w:val="clear" w:color="auto" w:fill="auto"/>
            <w:noWrap/>
            <w:vAlign w:val="bottom"/>
            <w:hideMark/>
          </w:tcPr>
          <w:p w14:paraId="42362BF4" w14:textId="77777777" w:rsidR="00EC7243" w:rsidRDefault="00EC7243" w:rsidP="00EC7243">
            <w:pPr>
              <w:rPr>
                <w:rFonts w:ascii="Calibri" w:hAnsi="Calibri"/>
                <w:color w:val="000000"/>
              </w:rPr>
            </w:pPr>
            <w:r>
              <w:rPr>
                <w:rFonts w:ascii="Calibri" w:hAnsi="Calibri"/>
                <w:color w:val="000000"/>
              </w:rPr>
              <w:t>2022</w:t>
            </w:r>
          </w:p>
        </w:tc>
        <w:tc>
          <w:tcPr>
            <w:tcW w:w="1300" w:type="dxa"/>
            <w:shd w:val="clear" w:color="auto" w:fill="auto"/>
            <w:noWrap/>
            <w:vAlign w:val="bottom"/>
            <w:hideMark/>
          </w:tcPr>
          <w:p w14:paraId="33411039" w14:textId="77777777" w:rsidR="00EC7243" w:rsidRDefault="00EC7243" w:rsidP="00EC7243">
            <w:pPr>
              <w:rPr>
                <w:rFonts w:ascii="Calibri" w:hAnsi="Calibri"/>
                <w:color w:val="000000"/>
              </w:rPr>
            </w:pPr>
            <w:r>
              <w:rPr>
                <w:rFonts w:ascii="Calibri" w:hAnsi="Calibri"/>
                <w:color w:val="000000"/>
              </w:rPr>
              <w:t>55</w:t>
            </w:r>
          </w:p>
        </w:tc>
      </w:tr>
      <w:tr w:rsidR="00EC7243" w14:paraId="6CA94053" w14:textId="77777777" w:rsidTr="00EC7243">
        <w:trPr>
          <w:trHeight w:val="320"/>
          <w:jc w:val="center"/>
        </w:trPr>
        <w:tc>
          <w:tcPr>
            <w:tcW w:w="1300" w:type="dxa"/>
            <w:shd w:val="clear" w:color="auto" w:fill="auto"/>
            <w:noWrap/>
            <w:vAlign w:val="bottom"/>
            <w:hideMark/>
          </w:tcPr>
          <w:p w14:paraId="566B079B" w14:textId="77777777" w:rsidR="00EC7243" w:rsidRDefault="00EC7243" w:rsidP="00EC7243">
            <w:pPr>
              <w:rPr>
                <w:rFonts w:ascii="Calibri" w:hAnsi="Calibri"/>
                <w:color w:val="000000"/>
              </w:rPr>
            </w:pPr>
            <w:r>
              <w:rPr>
                <w:rFonts w:ascii="Calibri" w:hAnsi="Calibri"/>
                <w:color w:val="000000"/>
              </w:rPr>
              <w:t>2023</w:t>
            </w:r>
          </w:p>
        </w:tc>
        <w:tc>
          <w:tcPr>
            <w:tcW w:w="1300" w:type="dxa"/>
            <w:shd w:val="clear" w:color="auto" w:fill="auto"/>
            <w:noWrap/>
            <w:vAlign w:val="bottom"/>
            <w:hideMark/>
          </w:tcPr>
          <w:p w14:paraId="630FB540" w14:textId="77777777" w:rsidR="00EC7243" w:rsidRDefault="00EC7243" w:rsidP="00EC7243">
            <w:pPr>
              <w:rPr>
                <w:rFonts w:ascii="Calibri" w:hAnsi="Calibri"/>
                <w:color w:val="000000"/>
              </w:rPr>
            </w:pPr>
            <w:r>
              <w:rPr>
                <w:rFonts w:ascii="Calibri" w:hAnsi="Calibri"/>
                <w:color w:val="000000"/>
              </w:rPr>
              <w:t>72</w:t>
            </w:r>
          </w:p>
        </w:tc>
      </w:tr>
    </w:tbl>
    <w:p w14:paraId="1482EFE8" w14:textId="77777777" w:rsidR="008D3748" w:rsidRDefault="008D3748" w:rsidP="008D3748">
      <w:pPr>
        <w:spacing w:after="120"/>
        <w:rPr>
          <w:rFonts w:ascii="Garamond" w:eastAsia="Garamond" w:hAnsi="Garamond" w:cs="Garamond"/>
        </w:rPr>
      </w:pPr>
    </w:p>
    <w:p w14:paraId="3B137329" w14:textId="77777777" w:rsidR="00EC7243" w:rsidRPr="008D3748" w:rsidRDefault="00EC7243" w:rsidP="008D3748">
      <w:pPr>
        <w:spacing w:after="1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commentRangeStart w:id="43"/>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commentRangeEnd w:id="43"/>
    <w:p w14:paraId="746A78A2" w14:textId="77777777" w:rsidR="00332A48" w:rsidRDefault="00C9408B">
      <w:pPr>
        <w:ind w:left="720"/>
        <w:rPr>
          <w:rFonts w:ascii="Garamond" w:eastAsia="Garamond" w:hAnsi="Garamond" w:cs="Garamond"/>
        </w:rPr>
      </w:pPr>
      <w:r>
        <w:rPr>
          <w:rStyle w:val="CommentReference"/>
        </w:rPr>
        <w:commentReference w:id="43"/>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bookmarkStart w:id="44" w:name="_GoBack"/>
      <w:bookmarkEnd w:id="44"/>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lastRenderedPageBreak/>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3">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5"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6">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9">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0">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1">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22"/>
      <w:pgSz w:w="12240" w:h="15840"/>
      <w:pgMar w:top="1152" w:right="1440" w:bottom="1152"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Rubin, Marc Joseph" w:date="2017-11-03T13:27:00Z" w:initials="RMJ">
    <w:p w14:paraId="5002C372" w14:textId="5147C85B" w:rsidR="00826186" w:rsidRDefault="00826186">
      <w:pPr>
        <w:pStyle w:val="CommentText"/>
      </w:pPr>
      <w:r>
        <w:rPr>
          <w:rStyle w:val="CommentReference"/>
        </w:rPr>
        <w:annotationRef/>
      </w:r>
      <w:r>
        <w:t>Are there any SIGCSE citations you could through in here about the importance of problem-based curricula?  Especially in intro courses?</w:t>
      </w:r>
    </w:p>
  </w:comment>
  <w:comment w:id="24" w:author="Rubin, Marc Joseph" w:date="2017-11-03T13:31:00Z" w:initials="RMJ">
    <w:p w14:paraId="5A588F14" w14:textId="3737E08C" w:rsidR="000A13B2" w:rsidRDefault="000A13B2">
      <w:pPr>
        <w:pStyle w:val="CommentText"/>
      </w:pPr>
      <w:r>
        <w:rPr>
          <w:rStyle w:val="CommentReference"/>
        </w:rPr>
        <w:annotationRef/>
      </w:r>
      <w:r>
        <w:rPr>
          <w:rStyle w:val="CommentReference"/>
        </w:rPr>
        <w:t xml:space="preserve">Include a citation about experiential learning and </w:t>
      </w:r>
      <w:proofErr w:type="gramStart"/>
      <w:r>
        <w:rPr>
          <w:rStyle w:val="CommentReference"/>
        </w:rPr>
        <w:t>retention..?</w:t>
      </w:r>
      <w:proofErr w:type="gramEnd"/>
    </w:p>
  </w:comment>
  <w:comment w:id="29" w:author="Rubin, Marc Joseph" w:date="2017-11-03T13:35:00Z" w:initials="RMJ">
    <w:p w14:paraId="4BF7E51E" w14:textId="6347127C" w:rsidR="00753065" w:rsidRDefault="00753065">
      <w:pPr>
        <w:pStyle w:val="CommentText"/>
      </w:pPr>
      <w:r>
        <w:rPr>
          <w:rStyle w:val="CommentReference"/>
        </w:rPr>
        <w:annotationRef/>
      </w:r>
      <w:r>
        <w:t xml:space="preserve">Is this true?  What about applied machine learning? </w:t>
      </w:r>
    </w:p>
  </w:comment>
  <w:comment w:id="42" w:author="Rubin, Marc Joseph" w:date="2017-11-03T13:43:00Z" w:initials="RMJ">
    <w:p w14:paraId="5A550464" w14:textId="3416967F" w:rsidR="00851C6E" w:rsidRDefault="00851C6E">
      <w:pPr>
        <w:pStyle w:val="CommentText"/>
      </w:pPr>
      <w:r>
        <w:rPr>
          <w:rStyle w:val="CommentReference"/>
        </w:rPr>
        <w:annotationRef/>
      </w:r>
      <w:r>
        <w:t>Is this figure referenced in text?  Why is this here?</w:t>
      </w:r>
    </w:p>
  </w:comment>
  <w:comment w:id="43" w:author="Rubin, Marc Joseph" w:date="2017-11-03T13:51:00Z" w:initials="RMJ">
    <w:p w14:paraId="45C8FBDB" w14:textId="77777777" w:rsidR="00C9408B" w:rsidRDefault="00C9408B">
      <w:pPr>
        <w:pStyle w:val="CommentText"/>
      </w:pPr>
      <w:r>
        <w:rPr>
          <w:rStyle w:val="CommentReference"/>
        </w:rPr>
        <w:annotationRef/>
      </w:r>
      <w:r>
        <w:t>??  Are these TBD?</w:t>
      </w:r>
    </w:p>
    <w:p w14:paraId="5CF6CC7B" w14:textId="013412FC" w:rsidR="00C9408B" w:rsidRDefault="00C9408B">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02C372" w15:done="0"/>
  <w15:commentEx w15:paraId="5A588F14" w15:done="0"/>
  <w15:commentEx w15:paraId="4BF7E51E" w15:done="0"/>
  <w15:commentEx w15:paraId="5A550464" w15:done="0"/>
  <w15:commentEx w15:paraId="5CF6CC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F3F8D" w14:textId="77777777" w:rsidR="00F3678B" w:rsidRDefault="00F3678B">
      <w:r>
        <w:separator/>
      </w:r>
    </w:p>
  </w:endnote>
  <w:endnote w:type="continuationSeparator" w:id="0">
    <w:p w14:paraId="4D591162" w14:textId="77777777" w:rsidR="00F3678B" w:rsidRDefault="00F36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C9408B">
      <w:rPr>
        <w:rFonts w:ascii="Garamond" w:eastAsia="Garamond" w:hAnsi="Garamond" w:cs="Garamond"/>
        <w:noProof/>
        <w:sz w:val="20"/>
        <w:szCs w:val="20"/>
      </w:rPr>
      <w:t>3</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075B42" w14:textId="77777777" w:rsidR="00F3678B" w:rsidRDefault="00F3678B">
      <w:r>
        <w:separator/>
      </w:r>
    </w:p>
  </w:footnote>
  <w:footnote w:type="continuationSeparator" w:id="0">
    <w:p w14:paraId="6C2013EA" w14:textId="77777777" w:rsidR="00F3678B" w:rsidRDefault="00F367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bin, Marc Joseph">
    <w15:presenceInfo w15:providerId="None" w15:userId="Rubin, Marc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7BD8"/>
    <w:rsid w:val="00024CB4"/>
    <w:rsid w:val="00026554"/>
    <w:rsid w:val="00030552"/>
    <w:rsid w:val="00081885"/>
    <w:rsid w:val="000A13B2"/>
    <w:rsid w:val="000A3588"/>
    <w:rsid w:val="00107F9F"/>
    <w:rsid w:val="00126C90"/>
    <w:rsid w:val="00132646"/>
    <w:rsid w:val="00140C39"/>
    <w:rsid w:val="001503D0"/>
    <w:rsid w:val="00165B15"/>
    <w:rsid w:val="001679C8"/>
    <w:rsid w:val="00176E7F"/>
    <w:rsid w:val="00180294"/>
    <w:rsid w:val="001D5F97"/>
    <w:rsid w:val="001F5000"/>
    <w:rsid w:val="001F7344"/>
    <w:rsid w:val="00211EBA"/>
    <w:rsid w:val="00212E58"/>
    <w:rsid w:val="002430D9"/>
    <w:rsid w:val="002507A1"/>
    <w:rsid w:val="00260EF4"/>
    <w:rsid w:val="00287BD2"/>
    <w:rsid w:val="00293F0E"/>
    <w:rsid w:val="00295589"/>
    <w:rsid w:val="002A2BE2"/>
    <w:rsid w:val="002C3C40"/>
    <w:rsid w:val="002C779F"/>
    <w:rsid w:val="002D30BB"/>
    <w:rsid w:val="00303501"/>
    <w:rsid w:val="00315A26"/>
    <w:rsid w:val="003241DA"/>
    <w:rsid w:val="003319EB"/>
    <w:rsid w:val="00332A48"/>
    <w:rsid w:val="003610A6"/>
    <w:rsid w:val="003660BC"/>
    <w:rsid w:val="003832CE"/>
    <w:rsid w:val="003B4E96"/>
    <w:rsid w:val="003C2054"/>
    <w:rsid w:val="003C272E"/>
    <w:rsid w:val="003C53DC"/>
    <w:rsid w:val="00406BC8"/>
    <w:rsid w:val="00414158"/>
    <w:rsid w:val="00420C31"/>
    <w:rsid w:val="004339AA"/>
    <w:rsid w:val="004601E2"/>
    <w:rsid w:val="004708E8"/>
    <w:rsid w:val="00470904"/>
    <w:rsid w:val="00493E51"/>
    <w:rsid w:val="004A3C35"/>
    <w:rsid w:val="004A4E92"/>
    <w:rsid w:val="004B41D0"/>
    <w:rsid w:val="00514B14"/>
    <w:rsid w:val="0051611E"/>
    <w:rsid w:val="00526373"/>
    <w:rsid w:val="00540988"/>
    <w:rsid w:val="00576558"/>
    <w:rsid w:val="005919EA"/>
    <w:rsid w:val="00592AAF"/>
    <w:rsid w:val="005B2AB9"/>
    <w:rsid w:val="005F67F0"/>
    <w:rsid w:val="006129AD"/>
    <w:rsid w:val="00612C8F"/>
    <w:rsid w:val="00620ABE"/>
    <w:rsid w:val="00645859"/>
    <w:rsid w:val="00657C9F"/>
    <w:rsid w:val="00661BF4"/>
    <w:rsid w:val="00666C86"/>
    <w:rsid w:val="006B515E"/>
    <w:rsid w:val="006F3AE0"/>
    <w:rsid w:val="006F3F52"/>
    <w:rsid w:val="00705DE3"/>
    <w:rsid w:val="007061EC"/>
    <w:rsid w:val="00711DF0"/>
    <w:rsid w:val="007514AA"/>
    <w:rsid w:val="00753065"/>
    <w:rsid w:val="00753291"/>
    <w:rsid w:val="007747CF"/>
    <w:rsid w:val="00776733"/>
    <w:rsid w:val="00776A9D"/>
    <w:rsid w:val="007B0F00"/>
    <w:rsid w:val="007D7657"/>
    <w:rsid w:val="007E47B6"/>
    <w:rsid w:val="008178B0"/>
    <w:rsid w:val="00821932"/>
    <w:rsid w:val="00826186"/>
    <w:rsid w:val="0083470B"/>
    <w:rsid w:val="00845DD6"/>
    <w:rsid w:val="00851C6E"/>
    <w:rsid w:val="00855FDC"/>
    <w:rsid w:val="00871AEC"/>
    <w:rsid w:val="00876422"/>
    <w:rsid w:val="008958F9"/>
    <w:rsid w:val="008A114F"/>
    <w:rsid w:val="008B1A7C"/>
    <w:rsid w:val="008B641D"/>
    <w:rsid w:val="008B7B65"/>
    <w:rsid w:val="008D3748"/>
    <w:rsid w:val="008F0F26"/>
    <w:rsid w:val="0093430F"/>
    <w:rsid w:val="0095635D"/>
    <w:rsid w:val="009704E3"/>
    <w:rsid w:val="009B1A6D"/>
    <w:rsid w:val="009B34B5"/>
    <w:rsid w:val="009B3507"/>
    <w:rsid w:val="009D2656"/>
    <w:rsid w:val="00A02C4D"/>
    <w:rsid w:val="00A265D7"/>
    <w:rsid w:val="00A40A1B"/>
    <w:rsid w:val="00A5058C"/>
    <w:rsid w:val="00A510AC"/>
    <w:rsid w:val="00AE51F3"/>
    <w:rsid w:val="00AF5C4B"/>
    <w:rsid w:val="00B0337B"/>
    <w:rsid w:val="00B059A6"/>
    <w:rsid w:val="00B37957"/>
    <w:rsid w:val="00B77910"/>
    <w:rsid w:val="00BB05C0"/>
    <w:rsid w:val="00BC3C1E"/>
    <w:rsid w:val="00BD7C18"/>
    <w:rsid w:val="00BF6B0F"/>
    <w:rsid w:val="00C13E20"/>
    <w:rsid w:val="00C21529"/>
    <w:rsid w:val="00C44ACD"/>
    <w:rsid w:val="00C54B1D"/>
    <w:rsid w:val="00C61C9B"/>
    <w:rsid w:val="00C672F1"/>
    <w:rsid w:val="00C764B6"/>
    <w:rsid w:val="00C9408B"/>
    <w:rsid w:val="00C95F1B"/>
    <w:rsid w:val="00CA5E2C"/>
    <w:rsid w:val="00CB09C6"/>
    <w:rsid w:val="00CB51C5"/>
    <w:rsid w:val="00CF6D2A"/>
    <w:rsid w:val="00D028A8"/>
    <w:rsid w:val="00D40DA4"/>
    <w:rsid w:val="00D47D2E"/>
    <w:rsid w:val="00D55462"/>
    <w:rsid w:val="00D636CD"/>
    <w:rsid w:val="00D64C9A"/>
    <w:rsid w:val="00DC39D1"/>
    <w:rsid w:val="00E051A2"/>
    <w:rsid w:val="00E12118"/>
    <w:rsid w:val="00E200AF"/>
    <w:rsid w:val="00E3466A"/>
    <w:rsid w:val="00E377AD"/>
    <w:rsid w:val="00E64BE8"/>
    <w:rsid w:val="00E85C74"/>
    <w:rsid w:val="00E91E9C"/>
    <w:rsid w:val="00EC462E"/>
    <w:rsid w:val="00EC7243"/>
    <w:rsid w:val="00ED2647"/>
    <w:rsid w:val="00EE5B79"/>
    <w:rsid w:val="00F3678B"/>
    <w:rsid w:val="00F45E85"/>
    <w:rsid w:val="00F61712"/>
    <w:rsid w:val="00F77BD9"/>
    <w:rsid w:val="00F82110"/>
    <w:rsid w:val="00FA1790"/>
    <w:rsid w:val="00FA6341"/>
    <w:rsid w:val="00FB54D8"/>
    <w:rsid w:val="00FC085F"/>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724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character" w:styleId="CommentReference">
    <w:name w:val="annotation reference"/>
    <w:basedOn w:val="DefaultParagraphFont"/>
    <w:uiPriority w:val="99"/>
    <w:semiHidden/>
    <w:unhideWhenUsed/>
    <w:rsid w:val="001F5000"/>
    <w:rPr>
      <w:sz w:val="18"/>
      <w:szCs w:val="18"/>
    </w:rPr>
  </w:style>
  <w:style w:type="paragraph" w:styleId="CommentText">
    <w:name w:val="annotation text"/>
    <w:basedOn w:val="Normal"/>
    <w:link w:val="CommentTextChar"/>
    <w:uiPriority w:val="99"/>
    <w:semiHidden/>
    <w:unhideWhenUsed/>
    <w:rsid w:val="001F5000"/>
  </w:style>
  <w:style w:type="character" w:customStyle="1" w:styleId="CommentTextChar">
    <w:name w:val="Comment Text Char"/>
    <w:basedOn w:val="DefaultParagraphFont"/>
    <w:link w:val="CommentText"/>
    <w:uiPriority w:val="99"/>
    <w:semiHidden/>
    <w:rsid w:val="001F5000"/>
    <w:rPr>
      <w:color w:val="auto"/>
    </w:rPr>
  </w:style>
  <w:style w:type="paragraph" w:styleId="CommentSubject">
    <w:name w:val="annotation subject"/>
    <w:basedOn w:val="CommentText"/>
    <w:next w:val="CommentText"/>
    <w:link w:val="CommentSubjectChar"/>
    <w:uiPriority w:val="99"/>
    <w:semiHidden/>
    <w:unhideWhenUsed/>
    <w:rsid w:val="001F5000"/>
    <w:rPr>
      <w:b/>
      <w:bCs/>
      <w:sz w:val="20"/>
      <w:szCs w:val="20"/>
    </w:rPr>
  </w:style>
  <w:style w:type="character" w:customStyle="1" w:styleId="CommentSubjectChar">
    <w:name w:val="Comment Subject Char"/>
    <w:basedOn w:val="CommentTextChar"/>
    <w:link w:val="CommentSubject"/>
    <w:uiPriority w:val="99"/>
    <w:semiHidden/>
    <w:rsid w:val="001F5000"/>
    <w:rPr>
      <w:b/>
      <w:bCs/>
      <w:color w:val="auto"/>
      <w:sz w:val="20"/>
      <w:szCs w:val="20"/>
    </w:rPr>
  </w:style>
  <w:style w:type="paragraph" w:styleId="BalloonText">
    <w:name w:val="Balloon Text"/>
    <w:basedOn w:val="Normal"/>
    <w:link w:val="BalloonTextChar"/>
    <w:uiPriority w:val="99"/>
    <w:semiHidden/>
    <w:unhideWhenUsed/>
    <w:rsid w:val="001F5000"/>
    <w:rPr>
      <w:sz w:val="18"/>
      <w:szCs w:val="18"/>
    </w:rPr>
  </w:style>
  <w:style w:type="character" w:customStyle="1" w:styleId="BalloonTextChar">
    <w:name w:val="Balloon Text Char"/>
    <w:basedOn w:val="DefaultParagraphFont"/>
    <w:link w:val="BalloonText"/>
    <w:uiPriority w:val="99"/>
    <w:semiHidden/>
    <w:rsid w:val="001F5000"/>
    <w:rPr>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hyperlink" Target="http://www.acenet.edu/news-room/Documents/Education-Deserts-The-Continued-Significance-of-Place-in-the-Twenty-First-Century.pdf" TargetMode="External"/><Relationship Id="rId21" Type="http://schemas.openxmlformats.org/officeDocument/2006/relationships/hyperlink" Target="http://leadership.oregonstate.edu/trustees/oregon-state-university-mission-statement" TargetMode="External"/><Relationship Id="rId22" Type="http://schemas.openxmlformats.org/officeDocument/2006/relationships/footer" Target="footer1.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abet.org/accreditation/accreditation-criteria/accreditation-policy-and-procedure-manual-appm-2017-2018/" TargetMode="External"/><Relationship Id="rId14" Type="http://schemas.openxmlformats.org/officeDocument/2006/relationships/hyperlink" Target="http://www.abet.org/accreditation/accreditation-criteria/criteria-for-accrediting-engineering-programs-2017-2018/" TargetMode="External"/><Relationship Id="rId15" Type="http://schemas.openxmlformats.org/officeDocument/2006/relationships/hyperlink" Target="http://www.swebok.org/" TargetMode="External"/><Relationship Id="rId16" Type="http://schemas.openxmlformats.org/officeDocument/2006/relationships/hyperlink" Target="https://doi.org/10.1145/3017680.3022441" TargetMode="External"/><Relationship Id="rId17" Type="http://schemas.openxmlformats.org/officeDocument/2006/relationships/hyperlink" Target="http://dx.doi.org/10.1145/1953163.1953217" TargetMode="External"/><Relationship Id="rId18" Type="http://schemas.openxmlformats.org/officeDocument/2006/relationships/hyperlink" Target="https://doi.org/10.1007/978-3-319-54226-3_3" TargetMode="External"/><Relationship Id="rId19" Type="http://schemas.openxmlformats.org/officeDocument/2006/relationships/hyperlink" Target="http://www.pellinstitute.org/downloads/publications-Straight_from_the_Source.pdf"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4747</Words>
  <Characters>27058</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Rubin, Marc Joseph</cp:lastModifiedBy>
  <cp:revision>17</cp:revision>
  <dcterms:created xsi:type="dcterms:W3CDTF">2017-11-03T20:15:00Z</dcterms:created>
  <dcterms:modified xsi:type="dcterms:W3CDTF">2017-11-03T20:51:00Z</dcterms:modified>
</cp:coreProperties>
</file>