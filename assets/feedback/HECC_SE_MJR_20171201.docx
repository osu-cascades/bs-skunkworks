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07590721" w:rsidR="00876422" w:rsidRDefault="00BD7C18">
      <w:pPr>
        <w:spacing w:after="120"/>
        <w:ind w:left="720"/>
        <w:rPr>
          <w:rFonts w:ascii="Garamond" w:eastAsia="Garamond" w:hAnsi="Garamond" w:cs="Garamond"/>
        </w:rPr>
      </w:pPr>
      <w:r>
        <w:rPr>
          <w:rFonts w:ascii="Garamond" w:eastAsia="Garamond" w:hAnsi="Garamond" w:cs="Garamond"/>
        </w:rPr>
        <w:t xml:space="preserve">The </w:t>
      </w:r>
      <w:del w:id="0" w:author="Rubin, Marc Joseph" w:date="2017-12-01T14:23:00Z">
        <w:r w:rsidDel="00137E0E">
          <w:rPr>
            <w:rFonts w:ascii="Garamond" w:eastAsia="Garamond" w:hAnsi="Garamond" w:cs="Garamond"/>
          </w:rPr>
          <w:delText xml:space="preserve">BS </w:delText>
        </w:r>
      </w:del>
      <w:ins w:id="1" w:author="Rubin, Marc Joseph" w:date="2017-12-01T14:23:00Z">
        <w:r w:rsidR="00137E0E">
          <w:rPr>
            <w:rFonts w:ascii="Garamond" w:eastAsia="Garamond" w:hAnsi="Garamond" w:cs="Garamond"/>
          </w:rPr>
          <w:t>Bachelor of Science (BS)</w:t>
        </w:r>
        <w:r w:rsidR="00137E0E">
          <w:rPr>
            <w:rFonts w:ascii="Garamond" w:eastAsia="Garamond" w:hAnsi="Garamond" w:cs="Garamond"/>
          </w:rPr>
          <w:t xml:space="preserve"> </w:t>
        </w:r>
      </w:ins>
      <w:r>
        <w:rPr>
          <w:rFonts w:ascii="Garamond" w:eastAsia="Garamond" w:hAnsi="Garamond" w:cs="Garamond"/>
        </w:rPr>
        <w:t xml:space="preserve">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18BE15F"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w:t>
      </w:r>
      <w:ins w:id="2" w:author="Rubin, Marc Joseph" w:date="2017-12-01T14:23:00Z">
        <w:r w:rsidR="00CC4D14">
          <w:rPr>
            <w:rFonts w:ascii="Garamond" w:eastAsia="Garamond" w:hAnsi="Garamond" w:cs="Garamond"/>
          </w:rPr>
          <w:t xml:space="preserve">i.e., </w:t>
        </w:r>
      </w:ins>
      <w:r>
        <w:rPr>
          <w:rFonts w:ascii="Garamond" w:eastAsia="Garamond" w:hAnsi="Garamond" w:cs="Garamond"/>
        </w:rPr>
        <w:t xml:space="preserve">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 xml:space="preserve">the only major with “computer” in its title. </w:t>
      </w:r>
      <w:del w:id="3" w:author="Rubin, Marc Joseph" w:date="2017-12-01T14:24:00Z">
        <w:r w:rsidDel="00EE1BAC">
          <w:rPr>
            <w:rFonts w:ascii="Garamond" w:eastAsia="Garamond" w:hAnsi="Garamond" w:cs="Garamond"/>
          </w:rPr>
          <w:delText xml:space="preserve">But </w:delText>
        </w:r>
      </w:del>
      <w:ins w:id="4" w:author="Rubin, Marc Joseph" w:date="2017-12-01T14:24:00Z">
        <w:r w:rsidR="00EE1BAC">
          <w:rPr>
            <w:rFonts w:ascii="Garamond" w:eastAsia="Garamond" w:hAnsi="Garamond" w:cs="Garamond"/>
          </w:rPr>
          <w:t xml:space="preserve">Unfortunately, </w:t>
        </w:r>
      </w:ins>
      <w:r>
        <w:rPr>
          <w:rFonts w:ascii="Garamond" w:eastAsia="Garamond" w:hAnsi="Garamond" w:cs="Garamond"/>
        </w:rPr>
        <w:t>the academic discipline of computer science is not about writing software.</w:t>
      </w:r>
    </w:p>
    <w:p w14:paraId="7D3BDA2D" w14:textId="63B7D6D2"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MIS professionals. </w:t>
      </w:r>
      <w:del w:id="5" w:author="Rubin, Marc Joseph" w:date="2017-12-01T14:25:00Z">
        <w:r w:rsidR="00CB51C5" w:rsidDel="005E55EC">
          <w:rPr>
            <w:rFonts w:ascii="Garamond" w:eastAsia="Garamond" w:hAnsi="Garamond" w:cs="Garamond"/>
          </w:rPr>
          <w:delText xml:space="preserve">But </w:delText>
        </w:r>
      </w:del>
      <w:ins w:id="6" w:author="Rubin, Marc Joseph" w:date="2017-12-01T14:25:00Z">
        <w:r w:rsidR="005E55EC">
          <w:rPr>
            <w:rFonts w:ascii="Garamond" w:eastAsia="Garamond" w:hAnsi="Garamond" w:cs="Garamond"/>
          </w:rPr>
          <w:t>In addition,</w:t>
        </w:r>
        <w:r w:rsidR="005E55EC">
          <w:rPr>
            <w:rFonts w:ascii="Garamond" w:eastAsia="Garamond" w:hAnsi="Garamond" w:cs="Garamond"/>
          </w:rPr>
          <w:t xml:space="preserve"> </w:t>
        </w:r>
      </w:ins>
      <w:r w:rsidR="00CB51C5">
        <w:rPr>
          <w:rFonts w:ascii="Garamond" w:eastAsia="Garamond" w:hAnsi="Garamond" w:cs="Garamond"/>
        </w:rPr>
        <w:t xml:space="preserve">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long-lasting, high-</w:t>
      </w:r>
      <w:r w:rsidR="007E47B6">
        <w:rPr>
          <w:rFonts w:ascii="Garamond" w:eastAsia="Garamond" w:hAnsi="Garamond" w:cs="Garamond"/>
        </w:rPr>
        <w:lastRenderedPageBreak/>
        <w:t xml:space="preserve">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commentRangeStart w:id="7"/>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w:t>
      </w:r>
      <w:commentRangeEnd w:id="7"/>
      <w:r w:rsidR="00E86A31">
        <w:rPr>
          <w:rStyle w:val="CommentReference"/>
        </w:rPr>
        <w:commentReference w:id="7"/>
      </w:r>
      <w:r w:rsidR="00E3466A">
        <w:rPr>
          <w:rFonts w:ascii="Garamond" w:eastAsia="Garamond" w:hAnsi="Garamond" w:cs="Garamond"/>
        </w:rPr>
        <w:t>(IEEE,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w:t>
      </w:r>
      <w:commentRangeStart w:id="8"/>
      <w:r w:rsidR="00F82110">
        <w:rPr>
          <w:rFonts w:ascii="Garamond" w:eastAsia="Garamond" w:hAnsi="Garamond" w:cs="Garamond"/>
        </w:rPr>
        <w:t>Dice</w:t>
      </w:r>
      <w:commentRangeEnd w:id="8"/>
      <w:r w:rsidR="00E86A31">
        <w:rPr>
          <w:rStyle w:val="CommentReference"/>
        </w:rPr>
        <w:commentReference w:id="8"/>
      </w:r>
      <w:r w:rsidR="00F82110">
        <w:rPr>
          <w:rFonts w:ascii="Garamond" w:eastAsia="Garamond" w:hAnsi="Garamond" w:cs="Garamond"/>
        </w:rPr>
        <w:t xml:space="preserv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3A2CF3EB"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ins w:id="9" w:author="Rubin, Marc Joseph" w:date="2017-12-01T14:26:00Z">
        <w:r w:rsidR="00E86A31">
          <w:rPr>
            <w:rFonts w:ascii="Garamond" w:eastAsia="Garamond" w:hAnsi="Garamond" w:cs="Garamond"/>
          </w:rPr>
          <w:t xml:space="preserve">i.e., </w:t>
        </w:r>
      </w:ins>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07315705"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w:t>
      </w:r>
      <w:commentRangeStart w:id="10"/>
      <w:r>
        <w:rPr>
          <w:rFonts w:ascii="Garamond" w:eastAsia="Garamond" w:hAnsi="Garamond" w:cs="Garamond"/>
        </w:rPr>
        <w:t>principles</w:t>
      </w:r>
      <w:commentRangeEnd w:id="10"/>
      <w:r w:rsidR="00697B69">
        <w:rPr>
          <w:rStyle w:val="CommentReference"/>
        </w:rPr>
        <w:commentReference w:id="10"/>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2F16CEF9"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20DF0E89"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 xml:space="preserve">scalability, </w:t>
      </w:r>
      <w:commentRangeStart w:id="11"/>
      <w:r>
        <w:rPr>
          <w:rFonts w:ascii="Garamond" w:eastAsia="Garamond" w:hAnsi="Garamond" w:cs="Garamond"/>
        </w:rPr>
        <w:t>security</w:t>
      </w:r>
      <w:commentRangeEnd w:id="11"/>
      <w:r w:rsidR="0048624F">
        <w:rPr>
          <w:rStyle w:val="CommentReference"/>
        </w:rPr>
        <w:commentReference w:id="11"/>
      </w:r>
      <w:ins w:id="12" w:author="Rubin, Marc Joseph" w:date="2017-12-01T14:30:00Z">
        <w:r w:rsidR="0048624F">
          <w:rPr>
            <w:rFonts w:ascii="Garamond" w:eastAsia="Garamond" w:hAnsi="Garamond" w:cs="Garamond"/>
          </w:rPr>
          <w:t>,</w:t>
        </w:r>
      </w:ins>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w:t>
      </w:r>
      <w:ins w:id="13" w:author="Rubin, Marc Joseph" w:date="2017-12-01T14:30:00Z">
        <w:r w:rsidR="00222386">
          <w:rPr>
            <w:rFonts w:ascii="Garamond" w:eastAsia="Garamond" w:hAnsi="Garamond" w:cs="Garamond"/>
          </w:rPr>
          <w:t xml:space="preserve">i.e., </w:t>
        </w:r>
      </w:ins>
      <w:r w:rsidR="005F67F0">
        <w:rPr>
          <w:rFonts w:ascii="Garamond" w:eastAsia="Garamond" w:hAnsi="Garamond" w:cs="Garamond"/>
        </w:rPr>
        <w:t>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ins w:id="14" w:author="Rubin, Marc Joseph" w:date="2017-12-01T14:31:00Z">
        <w:r w:rsidR="00EE627C">
          <w:rPr>
            <w:rFonts w:ascii="Garamond" w:eastAsia="Garamond" w:hAnsi="Garamond" w:cs="Garamond"/>
          </w:rPr>
          <w:t xml:space="preserve"> and operating systems</w:t>
        </w:r>
      </w:ins>
      <w:r w:rsidR="00234CDD">
        <w:rPr>
          <w:rFonts w:ascii="Garamond" w:eastAsia="Garamond" w:hAnsi="Garamond" w:cs="Garamond"/>
        </w:rPr>
        <w:t>)</w:t>
      </w:r>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w:t>
      </w:r>
      <w:commentRangeStart w:id="15"/>
      <w:r w:rsidR="007514AA">
        <w:rPr>
          <w:rFonts w:ascii="Garamond" w:eastAsia="Garamond" w:hAnsi="Garamond" w:cs="Garamond"/>
        </w:rPr>
        <w:t>professional ap</w:t>
      </w:r>
      <w:r w:rsidR="007061EC">
        <w:rPr>
          <w:rFonts w:ascii="Garamond" w:eastAsia="Garamond" w:hAnsi="Garamond" w:cs="Garamond"/>
        </w:rPr>
        <w:t>prenticeship</w:t>
      </w:r>
      <w:r w:rsidR="007514AA">
        <w:rPr>
          <w:rFonts w:ascii="Garamond" w:eastAsia="Garamond" w:hAnsi="Garamond" w:cs="Garamond"/>
        </w:rPr>
        <w:t xml:space="preserve"> </w:t>
      </w:r>
      <w:commentRangeEnd w:id="15"/>
      <w:r w:rsidR="00916B89">
        <w:rPr>
          <w:rStyle w:val="CommentReference"/>
        </w:rPr>
        <w:commentReference w:id="15"/>
      </w:r>
      <w:r w:rsidR="007514AA">
        <w:rPr>
          <w:rFonts w:ascii="Garamond" w:eastAsia="Garamond" w:hAnsi="Garamond" w:cs="Garamond"/>
        </w:rPr>
        <w:t>throughout their academic career.</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16" w:name="OLE_LINK1"/>
      <w:r>
        <w:rPr>
          <w:rFonts w:ascii="Garamond" w:eastAsia="Garamond" w:hAnsi="Garamond" w:cs="Garamond"/>
        </w:rPr>
        <w:t>ows the degree standards at Oregon State University, incorporating both existing and new courses. The “SE” prefix indicates new courses, which are also followed b</w:t>
      </w:r>
      <w:bookmarkEnd w:id="16"/>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w:t>
            </w:r>
            <w:commentRangeStart w:id="17"/>
            <w:r w:rsidR="002507A1">
              <w:rPr>
                <w:rFonts w:ascii="Calibri" w:eastAsia="Calibri" w:hAnsi="Calibri" w:cs="Calibri"/>
                <w:sz w:val="20"/>
                <w:szCs w:val="20"/>
              </w:rPr>
              <w:t>4</w:t>
            </w:r>
            <w:commentRangeEnd w:id="17"/>
            <w:r w:rsidR="001452B2">
              <w:rPr>
                <w:rStyle w:val="CommentReference"/>
              </w:rPr>
              <w:commentReference w:id="17"/>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w:t>
      </w:r>
      <w:proofErr w:type="gramStart"/>
      <w:r>
        <w:rPr>
          <w:rFonts w:ascii="Calibri" w:eastAsia="Calibri" w:hAnsi="Calibri" w:cs="Calibri"/>
          <w:b/>
          <w:sz w:val="20"/>
          <w:szCs w:val="20"/>
        </w:rPr>
        <w:t xml:space="preserve">credits)   </w:t>
      </w:r>
      <w:proofErr w:type="gramEnd"/>
      <w:r>
        <w:rPr>
          <w:rFonts w:ascii="Calibri" w:eastAsia="Calibri" w:hAnsi="Calibri" w:cs="Calibri"/>
          <w:b/>
          <w:sz w:val="20"/>
          <w:szCs w:val="20"/>
        </w:rPr>
        <w:t xml:space="preserve">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commentRangeStart w:id="18"/>
      <w:r w:rsidRPr="00645859">
        <w:rPr>
          <w:rFonts w:ascii="Garamond" w:eastAsia="Garamond" w:hAnsi="Garamond" w:cs="Garamond"/>
          <w:b/>
        </w:rPr>
        <w:t>OSU Engineering Professional School</w:t>
      </w:r>
      <w:commentRangeEnd w:id="18"/>
      <w:r w:rsidR="00E155DB">
        <w:rPr>
          <w:rStyle w:val="CommentReference"/>
        </w:rPr>
        <w:commentReference w:id="18"/>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40E0F517"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according to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w:t>
      </w:r>
      <w:ins w:id="19" w:author="Rubin, Marc Joseph" w:date="2017-12-01T14:35:00Z">
        <w:r w:rsidR="0004376C">
          <w:rPr>
            <w:rFonts w:ascii="Garamond" w:eastAsia="Garamond" w:hAnsi="Garamond" w:cs="Garamond"/>
          </w:rPr>
          <w:t>.  Moreover,</w:t>
        </w:r>
      </w:ins>
      <w:del w:id="20" w:author="Rubin, Marc Joseph" w:date="2017-12-01T14:35:00Z">
        <w:r w:rsidR="006B515E" w:rsidDel="0004376C">
          <w:rPr>
            <w:rFonts w:ascii="Garamond" w:eastAsia="Garamond" w:hAnsi="Garamond" w:cs="Garamond"/>
          </w:rPr>
          <w:delText xml:space="preserve">, and </w:delText>
        </w:r>
      </w:del>
      <w:ins w:id="21" w:author="Rubin, Marc Joseph" w:date="2017-12-01T14:35:00Z">
        <w:r w:rsidR="0004376C">
          <w:rPr>
            <w:rFonts w:ascii="Garamond" w:eastAsia="Garamond" w:hAnsi="Garamond" w:cs="Garamond"/>
          </w:rPr>
          <w:t xml:space="preserve"> </w:t>
        </w:r>
      </w:ins>
      <w:r w:rsidR="006B515E">
        <w:rPr>
          <w:rFonts w:ascii="Garamond" w:eastAsia="Garamond" w:hAnsi="Garamond" w:cs="Garamond"/>
        </w:rPr>
        <w:t xml:space="preserve">the program will leverage affordable </w:t>
      </w:r>
      <w:proofErr w:type="gramStart"/>
      <w:r w:rsidR="006B515E">
        <w:rPr>
          <w:rFonts w:ascii="Garamond" w:eastAsia="Garamond" w:hAnsi="Garamond" w:cs="Garamond"/>
        </w:rPr>
        <w:t>third party</w:t>
      </w:r>
      <w:proofErr w:type="gramEnd"/>
      <w:r w:rsidR="006B515E">
        <w:rPr>
          <w:rFonts w:ascii="Garamond" w:eastAsia="Garamond" w:hAnsi="Garamond" w:cs="Garamond"/>
        </w:rPr>
        <w:t xml:space="preserve">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2C553149"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 </w:t>
      </w:r>
      <w:ins w:id="22" w:author="Rubin, Marc Joseph" w:date="2017-12-01T14:38:00Z">
        <w:r w:rsidR="00075A0D">
          <w:rPr>
            <w:rFonts w:ascii="Garamond" w:eastAsia="Garamond" w:hAnsi="Garamond" w:cs="Garamond"/>
          </w:rPr>
          <w:t xml:space="preserve">(Figure 1) </w:t>
        </w:r>
      </w:ins>
      <w:r>
        <w:rPr>
          <w:rFonts w:ascii="Garamond" w:eastAsia="Garamond" w:hAnsi="Garamond" w:cs="Garamond"/>
        </w:rPr>
        <w:t>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2A95E70" w14:textId="77777777" w:rsidR="00F50879" w:rsidRDefault="00EE5B79" w:rsidP="00F50879">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00F50879">
        <w:rPr>
          <w:rFonts w:ascii="Garamond" w:eastAsia="Garamond" w:hAnsi="Garamond" w:cs="Garamond"/>
        </w:rPr>
        <w:t xml:space="preserve"> </w:t>
      </w:r>
      <w:r w:rsidR="00F50879" w:rsidRPr="00A40A1B">
        <w:rPr>
          <w:rFonts w:ascii="Garamond" w:eastAsia="Garamond" w:hAnsi="Garamond" w:cs="Garamond"/>
          <w:highlight w:val="yellow"/>
        </w:rPr>
        <w:t>TODO: letter from Jane Barker re facilities</w:t>
      </w:r>
    </w:p>
    <w:p w14:paraId="2FEC4BDD" w14:textId="12856611" w:rsidR="00EE5B79" w:rsidRPr="00EE5B79" w:rsidRDefault="00493E51" w:rsidP="00EE5B79">
      <w:pPr>
        <w:spacing w:after="120"/>
        <w:ind w:left="720"/>
        <w:rPr>
          <w:rFonts w:ascii="Garamond" w:eastAsia="Garamond" w:hAnsi="Garamond" w:cs="Garamond"/>
        </w:rPr>
      </w:pPr>
      <w:r>
        <w:rPr>
          <w:rFonts w:ascii="Garamond" w:eastAsia="Garamond" w:hAnsi="Garamond" w:cs="Garamond"/>
        </w:rPr>
        <w:lastRenderedPageBreak/>
        <w:t>)</w:t>
      </w:r>
      <w:r w:rsidR="00EE5B79"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79C03296" w:rsidR="00BC3C1E" w:rsidRDefault="00BC3C1E" w:rsidP="004A3C35">
      <w:pPr>
        <w:spacing w:after="120"/>
        <w:ind w:left="720"/>
        <w:rPr>
          <w:rFonts w:ascii="Garamond" w:eastAsia="Garamond" w:hAnsi="Garamond" w:cs="Garamond"/>
        </w:rPr>
      </w:pPr>
      <w:r>
        <w:rPr>
          <w:rFonts w:ascii="Garamond" w:eastAsia="Garamond" w:hAnsi="Garamond" w:cs="Garamond"/>
        </w:rPr>
        <w:t xml:space="preserve">The software engineering program </w:t>
      </w:r>
      <w:del w:id="23" w:author="Rubin, Marc Joseph" w:date="2017-12-01T14:38:00Z">
        <w:r w:rsidDel="006A4C7E">
          <w:rPr>
            <w:rFonts w:ascii="Garamond" w:eastAsia="Garamond" w:hAnsi="Garamond" w:cs="Garamond"/>
          </w:rPr>
          <w:delText xml:space="preserve">begins </w:delText>
        </w:r>
      </w:del>
      <w:ins w:id="24" w:author="Rubin, Marc Joseph" w:date="2017-12-01T14:38:00Z">
        <w:r w:rsidR="006A4C7E">
          <w:rPr>
            <w:rFonts w:ascii="Garamond" w:eastAsia="Garamond" w:hAnsi="Garamond" w:cs="Garamond"/>
          </w:rPr>
          <w:t>will begin</w:t>
        </w:r>
        <w:r w:rsidR="006A4C7E">
          <w:rPr>
            <w:rFonts w:ascii="Garamond" w:eastAsia="Garamond" w:hAnsi="Garamond" w:cs="Garamond"/>
          </w:rPr>
          <w:t xml:space="preserve"> </w:t>
        </w:r>
      </w:ins>
      <w:r>
        <w:rPr>
          <w:rFonts w:ascii="Garamond" w:eastAsia="Garamond" w:hAnsi="Garamond" w:cs="Garamond"/>
        </w:rPr>
        <w:t>Fall</w:t>
      </w:r>
      <w:ins w:id="25" w:author="Rubin, Marc Joseph" w:date="2017-12-01T14:38:00Z">
        <w:r w:rsidR="006A4C7E">
          <w:rPr>
            <w:rFonts w:ascii="Garamond" w:eastAsia="Garamond" w:hAnsi="Garamond" w:cs="Garamond"/>
          </w:rPr>
          <w:t>,</w:t>
        </w:r>
      </w:ins>
      <w:r>
        <w:rPr>
          <w:rFonts w:ascii="Garamond" w:eastAsia="Garamond" w:hAnsi="Garamond" w:cs="Garamond"/>
        </w:rPr>
        <w:t xml:space="preserve">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w:t>
      </w:r>
      <w:commentRangeStart w:id="26"/>
      <w:r>
        <w:rPr>
          <w:rFonts w:ascii="Garamond" w:eastAsia="Garamond" w:hAnsi="Garamond" w:cs="Garamond"/>
        </w:rPr>
        <w:t>economic, social, cultural and environmental issues through world-relevant coursework and professional practice.</w:t>
      </w:r>
      <w:commentRangeEnd w:id="26"/>
      <w:r w:rsidR="00324079">
        <w:rPr>
          <w:rStyle w:val="CommentReference"/>
        </w:rPr>
        <w:commentReference w:id="26"/>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3CC6B666"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and maintainable software systems</w:t>
      </w:r>
      <w:ins w:id="27" w:author="Rubin, Marc Joseph" w:date="2017-12-01T14:41:00Z">
        <w:r w:rsidR="00582D87">
          <w:rPr>
            <w:rFonts w:ascii="Garamond" w:eastAsia="Garamond" w:hAnsi="Garamond" w:cs="Garamond"/>
          </w:rPr>
          <w:t xml:space="preserve"> </w:t>
        </w:r>
      </w:ins>
      <w:del w:id="28" w:author="Rubin, Marc Joseph" w:date="2017-12-01T14:41:00Z">
        <w:r w:rsidDel="00582D87">
          <w:rPr>
            <w:rFonts w:ascii="Garamond" w:eastAsia="Garamond" w:hAnsi="Garamond" w:cs="Garamond"/>
          </w:rPr>
          <w:delText xml:space="preserve">, </w:delText>
        </w:r>
      </w:del>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3DADEFA2"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ins w:id="29" w:author="Rubin, Marc Joseph" w:date="2017-12-01T14:42:00Z">
        <w:r w:rsidR="009C171C">
          <w:rPr>
            <w:rFonts w:ascii="Garamond" w:eastAsia="Garamond" w:hAnsi="Garamond" w:cs="Garamond"/>
          </w:rPr>
          <w:t xml:space="preserve">Energy Systems Engineering, </w:t>
        </w:r>
      </w:ins>
      <w:r>
        <w:rPr>
          <w:rFonts w:ascii="Garamond" w:eastAsia="Garamond" w:hAnsi="Garamond" w:cs="Garamond"/>
        </w:rPr>
        <w:t xml:space="preserve">Biology, Natural Resources, Sustainability, Kinesiology, Human Development &amp; Family Science, Hospitality Management, and business. </w:t>
      </w:r>
      <w:r w:rsidR="00180294" w:rsidRPr="009B3507">
        <w:rPr>
          <w:rFonts w:ascii="Garamond" w:eastAsia="Garamond" w:hAnsi="Garamond" w:cs="Garamond"/>
        </w:rPr>
        <w:t xml:space="preserve">For example, students may engineer a software system that transmits, aggregates, mines and visualizes sensor data for river restoration; they may engage with a local medical device company to improve software </w:t>
      </w:r>
      <w:r w:rsidR="00180294" w:rsidRPr="009B3507">
        <w:rPr>
          <w:rFonts w:ascii="Garamond" w:eastAsia="Garamond" w:hAnsi="Garamond" w:cs="Garamond"/>
        </w:rPr>
        <w:lastRenderedPageBreak/>
        <w:t>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ins w:id="30" w:author="Rubin, Marc Joseph" w:date="2017-12-01T14:42:00Z">
        <w:r w:rsidR="001E68D1">
          <w:rPr>
            <w:rFonts w:ascii="Garamond" w:eastAsia="Garamond" w:hAnsi="Garamond" w:cs="Garamond"/>
          </w:rPr>
          <w:t xml:space="preserve"> to </w:t>
        </w:r>
      </w:ins>
      <w:del w:id="31" w:author="Rubin, Marc Joseph" w:date="2017-12-01T14:42:00Z">
        <w:r w:rsidDel="001E68D1">
          <w:rPr>
            <w:rFonts w:ascii="Garamond" w:eastAsia="Garamond" w:hAnsi="Garamond" w:cs="Garamond"/>
          </w:rPr>
          <w:delText xml:space="preserve">, </w:delText>
        </w:r>
      </w:del>
      <w:r w:rsidRPr="009B3507">
        <w:rPr>
          <w:rFonts w:ascii="Garamond" w:eastAsia="Garamond" w:hAnsi="Garamond" w:cs="Garamond"/>
        </w:rPr>
        <w:t>complement</w:t>
      </w:r>
      <w:del w:id="32" w:author="Rubin, Marc Joseph" w:date="2017-12-01T14:42:00Z">
        <w:r w:rsidRPr="009B3507" w:rsidDel="001E68D1">
          <w:rPr>
            <w:rFonts w:ascii="Garamond" w:eastAsia="Garamond" w:hAnsi="Garamond" w:cs="Garamond"/>
          </w:rPr>
          <w:delText>ing</w:delText>
        </w:r>
      </w:del>
      <w:ins w:id="33" w:author="Rubin, Marc Joseph" w:date="2017-12-01T14:42:00Z">
        <w:r w:rsidR="001E68D1">
          <w:rPr>
            <w:rFonts w:ascii="Garamond" w:eastAsia="Garamond" w:hAnsi="Garamond" w:cs="Garamond"/>
          </w:rPr>
          <w:t xml:space="preserve"> </w:t>
        </w:r>
      </w:ins>
      <w:del w:id="34" w:author="Rubin, Marc Joseph" w:date="2017-12-01T14:42:00Z">
        <w:r w:rsidRPr="009B3507" w:rsidDel="001E68D1">
          <w:rPr>
            <w:rFonts w:ascii="Garamond" w:eastAsia="Garamond" w:hAnsi="Garamond" w:cs="Garamond"/>
          </w:rPr>
          <w:delText xml:space="preserve"> </w:delText>
        </w:r>
      </w:del>
      <w:r w:rsidRPr="009B3507">
        <w:rPr>
          <w:rFonts w:ascii="Garamond" w:eastAsia="Garamond" w:hAnsi="Garamond" w:cs="Garamond"/>
        </w:rPr>
        <w:t>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w:t>
      </w:r>
      <w:del w:id="35" w:author="Rubin, Marc Joseph" w:date="2017-12-01T14:43:00Z">
        <w:r w:rsidDel="009E4184">
          <w:rPr>
            <w:rFonts w:ascii="Garamond" w:eastAsia="Garamond" w:hAnsi="Garamond" w:cs="Garamond"/>
          </w:rPr>
          <w:delText>,</w:delText>
        </w:r>
      </w:del>
      <w:r>
        <w:rPr>
          <w:rFonts w:ascii="Garamond" w:eastAsia="Garamond" w:hAnsi="Garamond" w:cs="Garamond"/>
        </w:rPr>
        <w:t xml:space="preserve"> and co-existing with other innovative new programs</w:t>
      </w:r>
      <w:del w:id="36" w:author="Rubin, Marc Joseph" w:date="2017-12-01T14:43:00Z">
        <w:r w:rsidDel="009E4184">
          <w:rPr>
            <w:rFonts w:ascii="Garamond" w:eastAsia="Garamond" w:hAnsi="Garamond" w:cs="Garamond"/>
          </w:rPr>
          <w:delText>,</w:delText>
        </w:r>
      </w:del>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11EC2002"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w:t>
      </w:r>
      <w:ins w:id="37" w:author="Rubin, Marc Joseph" w:date="2017-12-01T14:44:00Z">
        <w:r w:rsidR="00CF79EE">
          <w:rPr>
            <w:rFonts w:ascii="Garamond" w:eastAsia="Garamond" w:hAnsi="Garamond" w:cs="Garamond"/>
          </w:rPr>
          <w:t>,</w:t>
        </w:r>
      </w:ins>
      <w:r>
        <w:rPr>
          <w:rFonts w:ascii="Garamond" w:eastAsia="Garamond" w:hAnsi="Garamond" w:cs="Garamond"/>
        </w:rPr>
        <w:t xml:space="preserve"> directly contributes to innovation, </w:t>
      </w:r>
      <w:ins w:id="38" w:author="Rubin, Marc Joseph" w:date="2017-12-01T14:44:00Z">
        <w:r w:rsidR="008310C5">
          <w:rPr>
            <w:rFonts w:ascii="Garamond" w:eastAsia="Garamond" w:hAnsi="Garamond" w:cs="Garamond"/>
          </w:rPr>
          <w:t xml:space="preserve">as well as the </w:t>
        </w:r>
      </w:ins>
      <w:r>
        <w:rPr>
          <w:rFonts w:ascii="Garamond" w:eastAsia="Garamond" w:hAnsi="Garamond" w:cs="Garamond"/>
        </w:rPr>
        <w:t>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 xml:space="preserve">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w:t>
      </w:r>
      <w:r>
        <w:rPr>
          <w:rFonts w:ascii="Garamond" w:eastAsia="Garamond" w:hAnsi="Garamond" w:cs="Garamond"/>
        </w:rPr>
        <w:lastRenderedPageBreak/>
        <w:t>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3"/>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4"/>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commentRangeStart w:id="39"/>
      <w:r>
        <w:rPr>
          <w:rFonts w:ascii="Garamond" w:eastAsia="Garamond" w:hAnsi="Garamond" w:cs="Garamond"/>
          <w:sz w:val="20"/>
          <w:szCs w:val="20"/>
        </w:rPr>
        <w:t xml:space="preserve">Figure 2: </w:t>
      </w:r>
      <w:commentRangeEnd w:id="39"/>
      <w:r w:rsidR="00FD51D7">
        <w:rPr>
          <w:rStyle w:val="CommentReference"/>
        </w:rPr>
        <w:commentReference w:id="39"/>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w:t>
      </w:r>
      <w:r>
        <w:rPr>
          <w:rFonts w:ascii="Garamond" w:eastAsia="Garamond" w:hAnsi="Garamond" w:cs="Garamond"/>
        </w:rPr>
        <w:lastRenderedPageBreak/>
        <w:t>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3961B5EA" w:rsidR="00332A48" w:rsidRDefault="00180294" w:rsidP="001B40F3">
      <w:pPr>
        <w:spacing w:after="120"/>
        <w:ind w:left="720"/>
        <w:rPr>
          <w:rFonts w:ascii="Garamond" w:eastAsia="Garamond" w:hAnsi="Garamond" w:cs="Garamond"/>
        </w:rPr>
        <w:pPrChange w:id="40" w:author="Rubin, Marc Joseph" w:date="2017-12-01T14:46:00Z">
          <w:pPr>
            <w:spacing w:after="120"/>
          </w:pPr>
        </w:pPrChange>
      </w:pPr>
      <w:del w:id="41" w:author="Rubin, Marc Joseph" w:date="2017-12-01T14:46:00Z">
        <w:r w:rsidDel="001B40F3">
          <w:rPr>
            <w:rFonts w:ascii="Garamond" w:eastAsia="Garamond" w:hAnsi="Garamond" w:cs="Garamond"/>
          </w:rPr>
          <w:tab/>
        </w:r>
      </w:del>
      <w:r>
        <w:rPr>
          <w:rFonts w:ascii="Garamond" w:eastAsia="Garamond" w:hAnsi="Garamond" w:cs="Garamond"/>
        </w:rPr>
        <w:t>N/A</w:t>
      </w:r>
      <w:ins w:id="42" w:author="Rubin, Marc Joseph" w:date="2017-12-01T14:46:00Z">
        <w:r w:rsidR="001B40F3">
          <w:rPr>
            <w:rFonts w:ascii="Garamond" w:eastAsia="Garamond" w:hAnsi="Garamond" w:cs="Garamond"/>
          </w:rPr>
          <w:t xml:space="preserve"> – OSU Cascades does not </w:t>
        </w:r>
        <w:proofErr w:type="spellStart"/>
        <w:r w:rsidR="001B40F3">
          <w:rPr>
            <w:rFonts w:ascii="Garamond" w:eastAsia="Garamond" w:hAnsi="Garamond" w:cs="Garamond"/>
          </w:rPr>
          <w:t>currenty</w:t>
        </w:r>
        <w:proofErr w:type="spellEnd"/>
        <w:r w:rsidR="001B40F3">
          <w:rPr>
            <w:rFonts w:ascii="Garamond" w:eastAsia="Garamond" w:hAnsi="Garamond" w:cs="Garamond"/>
          </w:rPr>
          <w:t xml:space="preserve"> offer graduate programs in any engineering disciplines. </w:t>
        </w:r>
      </w:ins>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 xml:space="preserve">Following ABET guidelines, we will record data for the required Self-Study Report during the first three years of the Software Engineering </w:t>
      </w:r>
      <w:commentRangeStart w:id="43"/>
      <w:r>
        <w:rPr>
          <w:rFonts w:ascii="Garamond" w:eastAsia="Garamond" w:hAnsi="Garamond" w:cs="Garamond"/>
        </w:rPr>
        <w:t>program</w:t>
      </w:r>
      <w:commentRangeEnd w:id="43"/>
      <w:r w:rsidR="00504A67">
        <w:rPr>
          <w:rStyle w:val="CommentReference"/>
        </w:rPr>
        <w:commentReference w:id="43"/>
      </w:r>
      <w:r>
        <w:rPr>
          <w:rFonts w:ascii="Garamond" w:eastAsia="Garamond" w:hAnsi="Garamond" w:cs="Garamond"/>
        </w:rPr>
        <w:t>. We will submit a Request for Evaluation in the third year of the program, and plan to obtain accreditation by the program’s fourth or fifth year of operation (ABET, 2017a).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Pr="000160E2"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 xml:space="preserve">25 </w:t>
            </w:r>
            <w:commentRangeStart w:id="44"/>
            <w:r w:rsidRPr="000160E2">
              <w:rPr>
                <w:rFonts w:ascii="Garamond" w:eastAsia="Garamond" w:hAnsi="Garamond" w:cs="Garamond"/>
                <w:sz w:val="20"/>
                <w:szCs w:val="20"/>
              </w:rPr>
              <w:t>(13)</w:t>
            </w:r>
            <w:commentRangeEnd w:id="44"/>
            <w:r w:rsidR="000F5154">
              <w:rPr>
                <w:rStyle w:val="CommentReference"/>
              </w:rPr>
              <w:commentReference w:id="44"/>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1EE633E0" w14:textId="77777777" w:rsidR="000160E2" w:rsidRDefault="000160E2" w:rsidP="008C5483">
      <w:pPr>
        <w:spacing w:after="120"/>
        <w:jc w:val="center"/>
        <w:rPr>
          <w:rFonts w:ascii="Garamond" w:eastAsia="Garamond" w:hAnsi="Garamond" w:cs="Garamond"/>
        </w:rPr>
      </w:pPr>
    </w:p>
    <w:p w14:paraId="3B137329" w14:textId="5068F11A" w:rsidR="00EC7243" w:rsidRDefault="008C5483" w:rsidP="008C5483">
      <w:pPr>
        <w:spacing w:after="120"/>
        <w:jc w:val="center"/>
        <w:rPr>
          <w:rFonts w:ascii="Garamond" w:eastAsia="Garamond" w:hAnsi="Garamond" w:cs="Garamond"/>
        </w:rPr>
      </w:pPr>
      <w:r>
        <w:rPr>
          <w:noProof/>
        </w:rPr>
        <w:lastRenderedPageBreak/>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2E12662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OSU-Cascades</w:t>
      </w:r>
      <w:del w:id="45" w:author="Rubin, Marc Joseph" w:date="2017-12-01T14:48:00Z">
        <w:r w:rsidDel="000F5154">
          <w:rPr>
            <w:rFonts w:ascii="Garamond" w:eastAsia="Garamond" w:hAnsi="Garamond" w:cs="Garamond"/>
          </w:rPr>
          <w:delText>,</w:delText>
        </w:r>
      </w:del>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commentRangeStart w:id="46"/>
      <w:r>
        <w:rPr>
          <w:rFonts w:ascii="Garamond" w:eastAsia="Garamond" w:hAnsi="Garamond" w:cs="Garamond"/>
        </w:rPr>
        <w:t>Evidence of market demand.</w:t>
      </w:r>
      <w:commentRangeEnd w:id="46"/>
      <w:r w:rsidR="001D3BD7">
        <w:rPr>
          <w:rStyle w:val="CommentReference"/>
        </w:rPr>
        <w:commentReference w:id="46"/>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xml:space="preserve">. </w:t>
      </w:r>
      <w:commentRangeStart w:id="47"/>
      <w:r w:rsidR="00D62256">
        <w:rPr>
          <w:rFonts w:ascii="Garamond" w:eastAsia="Garamond" w:hAnsi="Garamond" w:cs="Garamond"/>
        </w:rPr>
        <w:t>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commentRangeEnd w:id="47"/>
      <w:r w:rsidR="001D3BD7">
        <w:rPr>
          <w:rStyle w:val="CommentReference"/>
        </w:rPr>
        <w:commentReference w:id="47"/>
      </w:r>
      <w:r w:rsidR="00FC65D1">
        <w:rPr>
          <w:rFonts w:ascii="Garamond" w:eastAsia="Garamond" w:hAnsi="Garamond" w:cs="Garamond"/>
        </w:rPr>
        <w:t>)</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342328E2"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 xml:space="preserve">software engineering </w:t>
      </w:r>
      <w:r w:rsidR="00BA208D">
        <w:rPr>
          <w:rFonts w:ascii="Garamond" w:eastAsia="Garamond" w:hAnsi="Garamond" w:cs="Garamond"/>
        </w:rPr>
        <w:lastRenderedPageBreak/>
        <w:t xml:space="preserve">programs at four-year institutions, and ABET currently reports only </w:t>
      </w:r>
      <w:del w:id="48" w:author="Rubin, Marc Joseph" w:date="2017-12-01T14:51:00Z">
        <w:r w:rsidR="00BA208D" w:rsidDel="006259F3">
          <w:rPr>
            <w:rFonts w:ascii="Garamond" w:eastAsia="Garamond" w:hAnsi="Garamond" w:cs="Garamond"/>
          </w:rPr>
          <w:delText>twenty-seven</w:delText>
        </w:r>
      </w:del>
      <w:ins w:id="49" w:author="Rubin, Marc Joseph" w:date="2017-12-01T14:51:00Z">
        <w:r w:rsidR="006259F3">
          <w:rPr>
            <w:rFonts w:ascii="Garamond" w:eastAsia="Garamond" w:hAnsi="Garamond" w:cs="Garamond"/>
          </w:rPr>
          <w:t>27</w:t>
        </w:r>
      </w:ins>
      <w:r w:rsidR="00BA208D">
        <w:rPr>
          <w:rFonts w:ascii="Garamond" w:eastAsia="Garamond" w:hAnsi="Garamond" w:cs="Garamond"/>
        </w:rPr>
        <w:t xml:space="preserve"> accredited software engineering </w:t>
      </w:r>
      <w:commentRangeStart w:id="50"/>
      <w:r w:rsidR="00BA208D">
        <w:rPr>
          <w:rFonts w:ascii="Garamond" w:eastAsia="Garamond" w:hAnsi="Garamond" w:cs="Garamond"/>
        </w:rPr>
        <w:t>programs</w:t>
      </w:r>
      <w:commentRangeEnd w:id="50"/>
      <w:r w:rsidR="00E91243">
        <w:rPr>
          <w:rStyle w:val="CommentReference"/>
        </w:rPr>
        <w:commentReference w:id="50"/>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42D88BAD"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ins w:id="51" w:author="Rubin, Marc Joseph" w:date="2017-12-01T14:52:00Z">
        <w:r w:rsidR="00B9277C">
          <w:rPr>
            <w:rFonts w:ascii="Garamond" w:eastAsia="Garamond" w:hAnsi="Garamond" w:cs="Garamond"/>
          </w:rPr>
          <w:t>proposed</w:t>
        </w:r>
        <w:r w:rsidR="00C31260">
          <w:rPr>
            <w:rFonts w:ascii="Garamond" w:eastAsia="Garamond" w:hAnsi="Garamond" w:cs="Garamond"/>
          </w:rPr>
          <w:t xml:space="preserve">, new </w:t>
        </w:r>
      </w:ins>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 xml:space="preserve">programs in software engineering and data </w:t>
      </w:r>
      <w:commentRangeStart w:id="52"/>
      <w:r w:rsidR="007B1D2A">
        <w:rPr>
          <w:rFonts w:ascii="Garamond" w:eastAsia="Garamond" w:hAnsi="Garamond" w:cs="Garamond"/>
        </w:rPr>
        <w:t>science</w:t>
      </w:r>
      <w:commentRangeEnd w:id="52"/>
      <w:r w:rsidR="00D230FC">
        <w:rPr>
          <w:rStyle w:val="CommentReference"/>
        </w:rPr>
        <w:commentReference w:id="52"/>
      </w:r>
      <w:r w:rsidR="007B1D2A">
        <w:rPr>
          <w:rFonts w:ascii="Garamond" w:eastAsia="Garamond" w:hAnsi="Garamond" w:cs="Garamond"/>
        </w:rPr>
        <w:t>.</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7F0A2780" w:rsidR="004C2E38" w:rsidRDefault="00177A61" w:rsidP="004C2E38">
      <w:pPr>
        <w:spacing w:after="120"/>
        <w:ind w:left="720"/>
        <w:rPr>
          <w:rFonts w:ascii="Garamond" w:eastAsia="Garamond" w:hAnsi="Garamond" w:cs="Garamond"/>
        </w:rPr>
      </w:pPr>
      <w:r>
        <w:rPr>
          <w:rFonts w:ascii="Garamond" w:eastAsia="Garamond" w:hAnsi="Garamond" w:cs="Garamond"/>
        </w:rPr>
        <w:t>In addition, all faculty shall engage in</w:t>
      </w:r>
      <w:ins w:id="53" w:author="Rubin, Marc Joseph" w:date="2017-12-01T14:53:00Z">
        <w:r w:rsidR="00B87720">
          <w:rPr>
            <w:rFonts w:ascii="Garamond" w:eastAsia="Garamond" w:hAnsi="Garamond" w:cs="Garamond"/>
          </w:rPr>
          <w:t>: 1)</w:t>
        </w:r>
      </w:ins>
      <w:r>
        <w:rPr>
          <w:rFonts w:ascii="Garamond" w:eastAsia="Garamond" w:hAnsi="Garamond" w:cs="Garamond"/>
        </w:rPr>
        <w:t xml:space="preserve"> a peer classroom observation once per term, </w:t>
      </w:r>
      <w:ins w:id="54" w:author="Rubin, Marc Joseph" w:date="2017-12-01T14:53:00Z">
        <w:r w:rsidR="00B87720">
          <w:rPr>
            <w:rFonts w:ascii="Garamond" w:eastAsia="Garamond" w:hAnsi="Garamond" w:cs="Garamond"/>
          </w:rPr>
          <w:t xml:space="preserve">2) </w:t>
        </w:r>
      </w:ins>
      <w:r>
        <w:rPr>
          <w:rFonts w:ascii="Garamond" w:eastAsia="Garamond" w:hAnsi="Garamond" w:cs="Garamond"/>
        </w:rPr>
        <w:t xml:space="preserve">mid-term student feedback evaluations, and </w:t>
      </w:r>
      <w:ins w:id="55" w:author="Rubin, Marc Joseph" w:date="2017-12-01T14:54:00Z">
        <w:r w:rsidR="00B87720">
          <w:rPr>
            <w:rFonts w:ascii="Garamond" w:eastAsia="Garamond" w:hAnsi="Garamond" w:cs="Garamond"/>
          </w:rPr>
          <w:t xml:space="preserve">3) </w:t>
        </w:r>
      </w:ins>
      <w:r>
        <w:rPr>
          <w:rFonts w:ascii="Garamond" w:eastAsia="Garamond" w:hAnsi="Garamond" w:cs="Garamond"/>
        </w:rPr>
        <w:t xml:space="preserve">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42AEDE5A"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 xml:space="preserve">Certifications in particular technologies or </w:t>
      </w:r>
      <w:commentRangeStart w:id="56"/>
      <w:r w:rsidRPr="00064E88">
        <w:rPr>
          <w:rFonts w:ascii="Garamond" w:eastAsia="Garamond" w:hAnsi="Garamond" w:cs="Garamond"/>
        </w:rPr>
        <w:t>methodologies</w:t>
      </w:r>
      <w:commentRangeEnd w:id="56"/>
      <w:r w:rsidR="00031A30">
        <w:rPr>
          <w:rStyle w:val="CommentReference"/>
          <w:color w:val="auto"/>
        </w:rPr>
        <w:commentReference w:id="56"/>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lastRenderedPageBreak/>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w:t>
      </w:r>
      <w:proofErr w:type="spellStart"/>
      <w:r w:rsidR="00E2036F">
        <w:rPr>
          <w:rFonts w:ascii="Garamond" w:eastAsia="Garamond" w:hAnsi="Garamond" w:cs="Garamond"/>
        </w:rPr>
        <w:t>bacc</w:t>
      </w:r>
      <w:proofErr w:type="spellEnd"/>
      <w:r w:rsidR="00E2036F">
        <w:rPr>
          <w:rFonts w:ascii="Garamond" w:eastAsia="Garamond" w:hAnsi="Garamond" w:cs="Garamond"/>
        </w:rPr>
        <w:t xml:space="preserve">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7EEB6115"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del w:id="57" w:author="Rubin, Marc Joseph" w:date="2017-12-01T14:57:00Z">
        <w:r w:rsidR="00E53E42" w:rsidDel="00065B9F">
          <w:rPr>
            <w:rFonts w:ascii="Garamond" w:eastAsia="Garamond" w:hAnsi="Garamond" w:cs="Garamond"/>
          </w:rPr>
          <w:delText>,</w:delText>
        </w:r>
      </w:del>
      <w:ins w:id="58" w:author="Rubin, Marc Joseph" w:date="2017-12-01T14:57:00Z">
        <w:r w:rsidR="00065B9F">
          <w:rPr>
            <w:rFonts w:ascii="Garamond" w:eastAsia="Garamond" w:hAnsi="Garamond" w:cs="Garamond"/>
          </w:rPr>
          <w:t>.  This will</w:t>
        </w:r>
      </w:ins>
      <w:del w:id="59" w:author="Rubin, Marc Joseph" w:date="2017-12-01T14:57:00Z">
        <w:r w:rsidR="00E53E42" w:rsidDel="00065B9F">
          <w:rPr>
            <w:rFonts w:ascii="Garamond" w:eastAsia="Garamond" w:hAnsi="Garamond" w:cs="Garamond"/>
          </w:rPr>
          <w:delText xml:space="preserve"> to</w:delText>
        </w:r>
      </w:del>
      <w:r w:rsidR="00E53E42">
        <w:rPr>
          <w:rFonts w:ascii="Garamond" w:eastAsia="Garamond" w:hAnsi="Garamond" w:cs="Garamond"/>
        </w:rPr>
        <w:t xml:space="preserve"> 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544F7010"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 at an Oregon community college</w:t>
      </w:r>
      <w:del w:id="60" w:author="Rubin, Marc Joseph" w:date="2017-12-01T14:57:00Z">
        <w:r w:rsidR="00F306ED" w:rsidDel="00F579E2">
          <w:rPr>
            <w:rFonts w:ascii="Garamond" w:eastAsia="Garamond" w:hAnsi="Garamond" w:cs="Garamond"/>
          </w:rPr>
          <w:delText>,</w:delText>
        </w:r>
      </w:del>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lastRenderedPageBreak/>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Despite these risks and complications, anecdotal evidence and unofficial surveying of our 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lastRenderedPageBreak/>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4655FFC7"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w:t>
      </w:r>
      <w:del w:id="61" w:author="Rubin, Marc Joseph" w:date="2017-12-01T15:00:00Z">
        <w:r w:rsidDel="002521E6">
          <w:rPr>
            <w:rFonts w:ascii="Garamond" w:eastAsia="Garamond" w:hAnsi="Garamond" w:cs="Garamond"/>
          </w:rPr>
          <w:delText xml:space="preserve">the </w:delText>
        </w:r>
      </w:del>
      <w:r>
        <w:rPr>
          <w:rFonts w:ascii="Garamond" w:eastAsia="Garamond" w:hAnsi="Garamond" w:cs="Garamond"/>
        </w:rPr>
        <w:t xml:space="preserve">software engineering </w:t>
      </w:r>
      <w:del w:id="62" w:author="Rubin, Marc Joseph" w:date="2017-12-01T15:00:00Z">
        <w:r w:rsidDel="002521E6">
          <w:rPr>
            <w:rFonts w:ascii="Garamond" w:eastAsia="Garamond" w:hAnsi="Garamond" w:cs="Garamond"/>
          </w:rPr>
          <w:delText>program f</w:delText>
        </w:r>
      </w:del>
      <w:ins w:id="63" w:author="Rubin, Marc Joseph" w:date="2017-12-01T15:00:00Z">
        <w:r w:rsidR="002521E6">
          <w:rPr>
            <w:rFonts w:ascii="Garamond" w:eastAsia="Garamond" w:hAnsi="Garamond" w:cs="Garamond"/>
          </w:rPr>
          <w:t>f</w:t>
        </w:r>
      </w:ins>
      <w:r>
        <w:rPr>
          <w:rFonts w:ascii="Garamond" w:eastAsia="Garamond" w:hAnsi="Garamond" w:cs="Garamond"/>
        </w:rPr>
        <w:t xml:space="preserve">rom </w:t>
      </w:r>
      <w:del w:id="64" w:author="Rubin, Marc Joseph" w:date="2017-12-01T15:00:00Z">
        <w:r w:rsidDel="002521E6">
          <w:rPr>
            <w:rFonts w:ascii="Garamond" w:eastAsia="Garamond" w:hAnsi="Garamond" w:cs="Garamond"/>
          </w:rPr>
          <w:delText xml:space="preserve">the </w:delText>
        </w:r>
      </w:del>
      <w:r>
        <w:rPr>
          <w:rFonts w:ascii="Garamond" w:eastAsia="Garamond" w:hAnsi="Garamond" w:cs="Garamond"/>
        </w:rPr>
        <w:t xml:space="preserve">CS </w:t>
      </w:r>
      <w:del w:id="65" w:author="Rubin, Marc Joseph" w:date="2017-12-01T15:00:00Z">
        <w:r w:rsidDel="002521E6">
          <w:rPr>
            <w:rFonts w:ascii="Garamond" w:eastAsia="Garamond" w:hAnsi="Garamond" w:cs="Garamond"/>
          </w:rPr>
          <w:delText xml:space="preserve">program </w:delText>
        </w:r>
      </w:del>
      <w:r>
        <w:rPr>
          <w:rFonts w:ascii="Garamond" w:eastAsia="Garamond" w:hAnsi="Garamond" w:cs="Garamond"/>
        </w:rPr>
        <w:t>in Corvallis. We will also need to advise students who may wish to transfer from the software engineering program into the CS program in Corvallis.</w:t>
      </w:r>
    </w:p>
    <w:p w14:paraId="6A6EF837" w14:textId="6EEA7992"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the importance of the ASOT model</w:t>
      </w:r>
      <w:del w:id="66" w:author="Rubin, Marc Joseph" w:date="2017-12-01T15:00:00Z">
        <w:r w:rsidR="00C20CA6" w:rsidDel="00142F22">
          <w:rPr>
            <w:rFonts w:ascii="Garamond" w:eastAsia="Garamond" w:hAnsi="Garamond" w:cs="Garamond"/>
          </w:rPr>
          <w:delText>,</w:delText>
        </w:r>
      </w:del>
      <w:bookmarkStart w:id="67" w:name="_GoBack"/>
      <w:bookmarkEnd w:id="67"/>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6">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7">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8"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9">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0">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21"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2"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3">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4">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5">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6"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7">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8"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9"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30"/>
      <w:pgSz w:w="12240" w:h="15840"/>
      <w:pgMar w:top="1152" w:right="1440" w:bottom="1152"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Rubin, Marc Joseph" w:date="2017-12-01T14:25:00Z" w:initials="RMJ">
    <w:p w14:paraId="2B2FFDE5" w14:textId="592EB446" w:rsidR="00E86A31" w:rsidRDefault="00E86A31">
      <w:pPr>
        <w:pStyle w:val="CommentText"/>
      </w:pPr>
      <w:r>
        <w:rPr>
          <w:rStyle w:val="CommentReference"/>
        </w:rPr>
        <w:annotationRef/>
      </w:r>
      <w:r>
        <w:t xml:space="preserve">Is this a direct quote?  If so, put in </w:t>
      </w:r>
      <w:proofErr w:type="gramStart"/>
      <w:r>
        <w:t>quotations..</w:t>
      </w:r>
      <w:proofErr w:type="gramEnd"/>
      <w:r>
        <w:t xml:space="preserve"> </w:t>
      </w:r>
    </w:p>
  </w:comment>
  <w:comment w:id="8" w:author="Rubin, Marc Joseph" w:date="2017-12-01T14:26:00Z" w:initials="RMJ">
    <w:p w14:paraId="6FC6BD24" w14:textId="2575FB0D" w:rsidR="00E86A31" w:rsidRDefault="00E86A31">
      <w:pPr>
        <w:pStyle w:val="CommentText"/>
      </w:pPr>
      <w:r>
        <w:rPr>
          <w:rStyle w:val="CommentReference"/>
        </w:rPr>
        <w:annotationRef/>
      </w:r>
      <w:r>
        <w:t>Perhaps add a footnote with a URL to dice.com</w:t>
      </w:r>
    </w:p>
  </w:comment>
  <w:comment w:id="10" w:author="Rubin, Marc Joseph" w:date="2017-12-01T14:27:00Z" w:initials="RMJ">
    <w:p w14:paraId="3A445BA5" w14:textId="63413ADF" w:rsidR="00697B69" w:rsidRDefault="00697B69">
      <w:pPr>
        <w:pStyle w:val="CommentText"/>
      </w:pPr>
      <w:r>
        <w:rPr>
          <w:rStyle w:val="CommentReference"/>
        </w:rPr>
        <w:annotationRef/>
      </w:r>
      <w:r>
        <w:t xml:space="preserve">It may be worthwhile to add a short reminder list of what CS </w:t>
      </w:r>
      <w:proofErr w:type="gramStart"/>
      <w:r>
        <w:t>is..</w:t>
      </w:r>
      <w:proofErr w:type="gramEnd"/>
      <w:r>
        <w:t xml:space="preserve"> </w:t>
      </w:r>
      <w:r>
        <w:br/>
      </w:r>
      <w:r>
        <w:br/>
        <w:t xml:space="preserve">-&gt; principles (e.g., computation, algorithms, theory). </w:t>
      </w:r>
    </w:p>
  </w:comment>
  <w:comment w:id="11" w:author="Rubin, Marc Joseph" w:date="2017-12-01T14:30:00Z" w:initials="RMJ">
    <w:p w14:paraId="4B6DEC3D" w14:textId="77777777" w:rsidR="0048624F" w:rsidRDefault="0048624F">
      <w:pPr>
        <w:pStyle w:val="CommentText"/>
      </w:pPr>
      <w:r>
        <w:rPr>
          <w:rStyle w:val="CommentReference"/>
        </w:rPr>
        <w:annotationRef/>
      </w:r>
      <w:r>
        <w:t>Be consistent with your commas.  Use the Oxford comma.</w:t>
      </w:r>
      <w:r>
        <w:br/>
      </w:r>
      <w:r>
        <w:br/>
        <w:t xml:space="preserve">eggs, bacon, and toast </w:t>
      </w:r>
      <w:r>
        <w:sym w:font="Wingdings" w:char="F0E7"/>
      </w:r>
      <w:r>
        <w:t xml:space="preserve"> Oxford.</w:t>
      </w:r>
    </w:p>
    <w:p w14:paraId="74C40050" w14:textId="77777777" w:rsidR="0048624F" w:rsidRDefault="0048624F">
      <w:pPr>
        <w:pStyle w:val="CommentText"/>
      </w:pPr>
      <w:r>
        <w:t>Vs.</w:t>
      </w:r>
    </w:p>
    <w:p w14:paraId="4F45AB86" w14:textId="4B8183F8" w:rsidR="0048624F" w:rsidRDefault="0048624F">
      <w:pPr>
        <w:pStyle w:val="CommentText"/>
      </w:pPr>
      <w:r>
        <w:t>eggs, bacon and toast</w:t>
      </w:r>
    </w:p>
  </w:comment>
  <w:comment w:id="15" w:author="Rubin, Marc Joseph" w:date="2017-12-01T14:31:00Z" w:initials="RMJ">
    <w:p w14:paraId="29510A89" w14:textId="5B7A693F" w:rsidR="00916B89" w:rsidRDefault="00916B89">
      <w:pPr>
        <w:pStyle w:val="CommentText"/>
      </w:pPr>
      <w:r>
        <w:rPr>
          <w:rStyle w:val="CommentReference"/>
        </w:rPr>
        <w:annotationRef/>
      </w:r>
      <w:r>
        <w:t xml:space="preserve">is this defined anywhere?  Should you be more specific?  E.g., from shadowing to programming with a software engineer at a local business. </w:t>
      </w:r>
    </w:p>
  </w:comment>
  <w:comment w:id="17" w:author="Rubin, Marc Joseph" w:date="2017-12-01T14:33:00Z" w:initials="RMJ">
    <w:p w14:paraId="466682F6" w14:textId="7D607AF6" w:rsidR="001452B2" w:rsidRDefault="001452B2">
      <w:pPr>
        <w:pStyle w:val="CommentText"/>
      </w:pPr>
      <w:r>
        <w:rPr>
          <w:rStyle w:val="CommentReference"/>
        </w:rPr>
        <w:annotationRef/>
      </w:r>
      <w:r>
        <w:t xml:space="preserve">This curriculum looks awesome!  </w:t>
      </w:r>
    </w:p>
  </w:comment>
  <w:comment w:id="18" w:author="Rubin, Marc Joseph" w:date="2017-12-01T14:34:00Z" w:initials="RMJ">
    <w:p w14:paraId="67DA3E97" w14:textId="0B8F7394" w:rsidR="00E155DB" w:rsidRDefault="00E155DB">
      <w:pPr>
        <w:pStyle w:val="CommentText"/>
      </w:pPr>
      <w:r>
        <w:rPr>
          <w:rStyle w:val="CommentReference"/>
        </w:rPr>
        <w:annotationRef/>
      </w:r>
      <w:r>
        <w:t xml:space="preserve">Does engineering pro-school require calculus for all engineering disciplines?  </w:t>
      </w:r>
    </w:p>
  </w:comment>
  <w:comment w:id="26" w:author="Rubin, Marc Joseph" w:date="2017-12-01T14:40:00Z" w:initials="RMJ">
    <w:p w14:paraId="2E2E39A9" w14:textId="61977833" w:rsidR="00324079" w:rsidRDefault="00324079">
      <w:pPr>
        <w:pStyle w:val="CommentText"/>
      </w:pPr>
      <w:r>
        <w:rPr>
          <w:rStyle w:val="CommentReference"/>
        </w:rPr>
        <w:annotationRef/>
      </w:r>
      <w:r>
        <w:t>You may need to expand on this.</w:t>
      </w:r>
      <w:r>
        <w:br/>
        <w:t>Economic- pipeline of talent for the growing need of SW engineers in US and elsewhere.  Social …</w:t>
      </w:r>
    </w:p>
  </w:comment>
  <w:comment w:id="39" w:author="Rubin, Marc Joseph" w:date="2017-12-01T14:44:00Z" w:initials="RMJ">
    <w:p w14:paraId="6DE249E1" w14:textId="42C20565" w:rsidR="00FD51D7" w:rsidRDefault="00FD51D7">
      <w:pPr>
        <w:pStyle w:val="CommentText"/>
      </w:pPr>
      <w:r>
        <w:rPr>
          <w:rStyle w:val="CommentReference"/>
        </w:rPr>
        <w:annotationRef/>
      </w:r>
      <w:r>
        <w:t xml:space="preserve">Where is this figure mentioned in text?  Readers need to know why this figure is </w:t>
      </w:r>
      <w:proofErr w:type="gramStart"/>
      <w:r>
        <w:t>here..</w:t>
      </w:r>
      <w:proofErr w:type="gramEnd"/>
      <w:r>
        <w:t xml:space="preserve"> and in what </w:t>
      </w:r>
      <w:proofErr w:type="gramStart"/>
      <w:r>
        <w:t>context..</w:t>
      </w:r>
      <w:proofErr w:type="gramEnd"/>
      <w:r>
        <w:t xml:space="preserve"> </w:t>
      </w:r>
    </w:p>
  </w:comment>
  <w:comment w:id="43" w:author="Rubin, Marc Joseph" w:date="2017-12-01T14:47:00Z" w:initials="RMJ">
    <w:p w14:paraId="1B94753A" w14:textId="544AB12A" w:rsidR="00504A67" w:rsidRDefault="00504A67">
      <w:pPr>
        <w:pStyle w:val="CommentText"/>
      </w:pPr>
      <w:r>
        <w:rPr>
          <w:rStyle w:val="CommentReference"/>
        </w:rPr>
        <w:annotationRef/>
      </w:r>
      <w:r>
        <w:t xml:space="preserve">Provide dates?  E.g., 2024 -&gt; go up for ABET </w:t>
      </w:r>
    </w:p>
  </w:comment>
  <w:comment w:id="44" w:author="Rubin, Marc Joseph" w:date="2017-12-01T14:47:00Z" w:initials="RMJ">
    <w:p w14:paraId="55BB5563" w14:textId="5EC5D4E9" w:rsidR="000F5154" w:rsidRDefault="000F5154">
      <w:pPr>
        <w:pStyle w:val="CommentText"/>
      </w:pPr>
      <w:r>
        <w:rPr>
          <w:rStyle w:val="CommentReference"/>
        </w:rPr>
        <w:annotationRef/>
      </w:r>
      <w:r>
        <w:t xml:space="preserve">What do these numbers in parenthesis mean?  (It’s the growth from previous </w:t>
      </w:r>
      <w:proofErr w:type="gramStart"/>
      <w:r>
        <w:t>year..</w:t>
      </w:r>
      <w:proofErr w:type="gramEnd"/>
      <w:r>
        <w:t xml:space="preserve"> but the reader shouldn’t have to figure that out…)</w:t>
      </w:r>
    </w:p>
  </w:comment>
  <w:comment w:id="46" w:author="Rubin, Marc Joseph" w:date="2017-12-01T14:49:00Z" w:initials="RMJ">
    <w:p w14:paraId="75FCE633" w14:textId="0B84B3CB" w:rsidR="001D3BD7" w:rsidRDefault="001D3BD7">
      <w:pPr>
        <w:pStyle w:val="CommentText"/>
      </w:pPr>
      <w:r>
        <w:rPr>
          <w:rStyle w:val="CommentReference"/>
        </w:rPr>
        <w:annotationRef/>
      </w:r>
      <w:r>
        <w:t xml:space="preserve">Maybe make a reference to this section in the previous section(s) about how SE meets OSU’s </w:t>
      </w:r>
      <w:proofErr w:type="gramStart"/>
      <w:r>
        <w:t>missions..</w:t>
      </w:r>
      <w:proofErr w:type="gramEnd"/>
    </w:p>
  </w:comment>
  <w:comment w:id="47" w:author="Rubin, Marc Joseph" w:date="2017-12-01T14:50:00Z" w:initials="RMJ">
    <w:p w14:paraId="7CF225C5" w14:textId="3BC2CD45" w:rsidR="001D3BD7" w:rsidRDefault="001D3BD7">
      <w:pPr>
        <w:pStyle w:val="CommentText"/>
      </w:pPr>
      <w:r>
        <w:rPr>
          <w:rStyle w:val="CommentReference"/>
        </w:rPr>
        <w:annotationRef/>
      </w:r>
      <w:r>
        <w:t xml:space="preserve">What is the implication of this statement?  That CS students aren’t well trained?  This is a bold statement w/o much </w:t>
      </w:r>
      <w:proofErr w:type="spellStart"/>
      <w:r>
        <w:t>leadup</w:t>
      </w:r>
      <w:proofErr w:type="spellEnd"/>
      <w:r>
        <w:t xml:space="preserve"> or </w:t>
      </w:r>
      <w:proofErr w:type="gramStart"/>
      <w:r>
        <w:t>explanation..</w:t>
      </w:r>
      <w:proofErr w:type="gramEnd"/>
      <w:r>
        <w:t xml:space="preserve"> </w:t>
      </w:r>
    </w:p>
  </w:comment>
  <w:comment w:id="50" w:author="Rubin, Marc Joseph" w:date="2017-12-01T14:51:00Z" w:initials="RMJ">
    <w:p w14:paraId="43A484A9" w14:textId="377B1E7F" w:rsidR="00E91243" w:rsidRDefault="00E91243">
      <w:pPr>
        <w:pStyle w:val="CommentText"/>
      </w:pPr>
      <w:r>
        <w:rPr>
          <w:rStyle w:val="CommentReference"/>
        </w:rPr>
        <w:annotationRef/>
      </w:r>
      <w:r>
        <w:t xml:space="preserve">Where?  In the USA only?  </w:t>
      </w:r>
    </w:p>
  </w:comment>
  <w:comment w:id="52" w:author="Rubin, Marc Joseph" w:date="2017-12-01T14:52:00Z" w:initials="RMJ">
    <w:p w14:paraId="60A23963" w14:textId="7E57986F" w:rsidR="00D230FC" w:rsidRDefault="00D230FC">
      <w:pPr>
        <w:pStyle w:val="CommentText"/>
      </w:pPr>
      <w:r>
        <w:rPr>
          <w:rStyle w:val="CommentReference"/>
        </w:rPr>
        <w:annotationRef/>
      </w:r>
      <w:r>
        <w:t>Not computer science?  What about business (MBA) or law?</w:t>
      </w:r>
    </w:p>
  </w:comment>
  <w:comment w:id="56" w:author="Rubin, Marc Joseph" w:date="2017-12-01T14:55:00Z" w:initials="RMJ">
    <w:p w14:paraId="20025BB4" w14:textId="2749ED14" w:rsidR="00031A30" w:rsidRDefault="00031A30">
      <w:pPr>
        <w:pStyle w:val="CommentText"/>
      </w:pPr>
      <w:r>
        <w:rPr>
          <w:rStyle w:val="CommentReference"/>
        </w:rPr>
        <w:annotationRef/>
      </w:r>
      <w:r>
        <w:t xml:space="preserve">Consider reordering to fall within HECC’s idea of </w:t>
      </w:r>
      <w:proofErr w:type="gramStart"/>
      <w:r>
        <w:t>normalcy..</w:t>
      </w:r>
      <w:proofErr w:type="gramEnd"/>
      <w:r>
        <w:t xml:space="preserve"> e.g., “securing external funding” should come first, followed by peer-reviewed papers, books, and conference </w:t>
      </w:r>
      <w:proofErr w:type="gramStart"/>
      <w:r>
        <w:t>presentations..</w:t>
      </w:r>
      <w:proofErr w:type="gramEnd"/>
      <w:r>
        <w:t xml:space="preserve"> ?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FFDE5" w15:done="0"/>
  <w15:commentEx w15:paraId="6FC6BD24" w15:done="0"/>
  <w15:commentEx w15:paraId="3A445BA5" w15:done="0"/>
  <w15:commentEx w15:paraId="4F45AB86" w15:done="0"/>
  <w15:commentEx w15:paraId="29510A89" w15:done="0"/>
  <w15:commentEx w15:paraId="466682F6" w15:done="0"/>
  <w15:commentEx w15:paraId="67DA3E97" w15:done="0"/>
  <w15:commentEx w15:paraId="2E2E39A9" w15:done="0"/>
  <w15:commentEx w15:paraId="6DE249E1" w15:done="0"/>
  <w15:commentEx w15:paraId="1B94753A" w15:done="0"/>
  <w15:commentEx w15:paraId="55BB5563" w15:done="0"/>
  <w15:commentEx w15:paraId="75FCE633" w15:done="0"/>
  <w15:commentEx w15:paraId="7CF225C5" w15:done="0"/>
  <w15:commentEx w15:paraId="43A484A9" w15:done="0"/>
  <w15:commentEx w15:paraId="60A23963" w15:done="0"/>
  <w15:commentEx w15:paraId="20025BB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1DBAB9" w14:textId="77777777" w:rsidR="00B5302E" w:rsidRDefault="00B5302E">
      <w:r>
        <w:separator/>
      </w:r>
    </w:p>
  </w:endnote>
  <w:endnote w:type="continuationSeparator" w:id="0">
    <w:p w14:paraId="52F304E4" w14:textId="77777777" w:rsidR="00B5302E" w:rsidRDefault="00B53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4225B7" w:rsidRDefault="004225B7">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142F22">
      <w:rPr>
        <w:rFonts w:ascii="Garamond" w:eastAsia="Garamond" w:hAnsi="Garamond" w:cs="Garamond"/>
        <w:noProof/>
        <w:sz w:val="20"/>
        <w:szCs w:val="20"/>
      </w:rPr>
      <w:t>17</w:t>
    </w:r>
    <w:r>
      <w:rPr>
        <w:rFonts w:ascii="Garamond" w:eastAsia="Garamond" w:hAnsi="Garamond" w:cs="Garamond"/>
        <w:sz w:val="20"/>
        <w:szCs w:val="20"/>
      </w:rPr>
      <w:fldChar w:fldCharType="end"/>
    </w:r>
  </w:p>
  <w:p w14:paraId="6777E9D3" w14:textId="77777777" w:rsidR="004225B7" w:rsidRDefault="004225B7">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D0E458" w14:textId="77777777" w:rsidR="00B5302E" w:rsidRDefault="00B5302E">
      <w:r>
        <w:separator/>
      </w:r>
    </w:p>
  </w:footnote>
  <w:footnote w:type="continuationSeparator" w:id="0">
    <w:p w14:paraId="6655102E" w14:textId="77777777" w:rsidR="00B5302E" w:rsidRDefault="00B5302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ubin, Marc Joseph">
    <w15:presenceInfo w15:providerId="None" w15:userId="Rubin, Marc Jose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31A30"/>
    <w:rsid w:val="0004376C"/>
    <w:rsid w:val="00064E88"/>
    <w:rsid w:val="00065B9F"/>
    <w:rsid w:val="00075A0D"/>
    <w:rsid w:val="00077E02"/>
    <w:rsid w:val="00081885"/>
    <w:rsid w:val="00083B60"/>
    <w:rsid w:val="000A3588"/>
    <w:rsid w:val="000D62B6"/>
    <w:rsid w:val="000D6660"/>
    <w:rsid w:val="000F5154"/>
    <w:rsid w:val="000F5AB1"/>
    <w:rsid w:val="00107F9F"/>
    <w:rsid w:val="00112A24"/>
    <w:rsid w:val="0012096D"/>
    <w:rsid w:val="001211E3"/>
    <w:rsid w:val="00132646"/>
    <w:rsid w:val="001348DB"/>
    <w:rsid w:val="00137E0E"/>
    <w:rsid w:val="00142F22"/>
    <w:rsid w:val="001452B2"/>
    <w:rsid w:val="00165B15"/>
    <w:rsid w:val="00176E7F"/>
    <w:rsid w:val="00177A61"/>
    <w:rsid w:val="00180294"/>
    <w:rsid w:val="001B40F3"/>
    <w:rsid w:val="001D3BD7"/>
    <w:rsid w:val="001D5473"/>
    <w:rsid w:val="001E68D1"/>
    <w:rsid w:val="001F7344"/>
    <w:rsid w:val="00211EBA"/>
    <w:rsid w:val="00212E58"/>
    <w:rsid w:val="00222386"/>
    <w:rsid w:val="00234CDD"/>
    <w:rsid w:val="002430D9"/>
    <w:rsid w:val="002507A1"/>
    <w:rsid w:val="002521E6"/>
    <w:rsid w:val="00260EF4"/>
    <w:rsid w:val="002836CD"/>
    <w:rsid w:val="00287BD2"/>
    <w:rsid w:val="00293F0E"/>
    <w:rsid w:val="00295589"/>
    <w:rsid w:val="002A2BE2"/>
    <w:rsid w:val="002A50D8"/>
    <w:rsid w:val="002C3C40"/>
    <w:rsid w:val="002C779F"/>
    <w:rsid w:val="002D30BB"/>
    <w:rsid w:val="002E2B5F"/>
    <w:rsid w:val="00303501"/>
    <w:rsid w:val="00311BFA"/>
    <w:rsid w:val="00315A26"/>
    <w:rsid w:val="00324079"/>
    <w:rsid w:val="003241DA"/>
    <w:rsid w:val="00326200"/>
    <w:rsid w:val="003319EB"/>
    <w:rsid w:val="00332A48"/>
    <w:rsid w:val="00343F02"/>
    <w:rsid w:val="003610A6"/>
    <w:rsid w:val="003660BC"/>
    <w:rsid w:val="003A52F5"/>
    <w:rsid w:val="003B4E96"/>
    <w:rsid w:val="003C2054"/>
    <w:rsid w:val="003C272E"/>
    <w:rsid w:val="003C53DC"/>
    <w:rsid w:val="003F446D"/>
    <w:rsid w:val="00401C9A"/>
    <w:rsid w:val="00406BC8"/>
    <w:rsid w:val="00414158"/>
    <w:rsid w:val="00420C31"/>
    <w:rsid w:val="004225B7"/>
    <w:rsid w:val="00432159"/>
    <w:rsid w:val="004339AA"/>
    <w:rsid w:val="00443402"/>
    <w:rsid w:val="00446A8F"/>
    <w:rsid w:val="004601E2"/>
    <w:rsid w:val="004708E8"/>
    <w:rsid w:val="00470904"/>
    <w:rsid w:val="00473225"/>
    <w:rsid w:val="0048624F"/>
    <w:rsid w:val="00492B25"/>
    <w:rsid w:val="00493E51"/>
    <w:rsid w:val="004A3C35"/>
    <w:rsid w:val="004A4E92"/>
    <w:rsid w:val="004A52EA"/>
    <w:rsid w:val="004B41D0"/>
    <w:rsid w:val="004C2E38"/>
    <w:rsid w:val="004E225B"/>
    <w:rsid w:val="004E68C7"/>
    <w:rsid w:val="00504A67"/>
    <w:rsid w:val="005117ED"/>
    <w:rsid w:val="00514B14"/>
    <w:rsid w:val="0051611E"/>
    <w:rsid w:val="00526373"/>
    <w:rsid w:val="00540988"/>
    <w:rsid w:val="00576558"/>
    <w:rsid w:val="00582D87"/>
    <w:rsid w:val="005919EA"/>
    <w:rsid w:val="00592AAF"/>
    <w:rsid w:val="005D032F"/>
    <w:rsid w:val="005E55EC"/>
    <w:rsid w:val="005F67F0"/>
    <w:rsid w:val="006129AD"/>
    <w:rsid w:val="00612C8F"/>
    <w:rsid w:val="006158C4"/>
    <w:rsid w:val="00620ABE"/>
    <w:rsid w:val="006259F3"/>
    <w:rsid w:val="00645859"/>
    <w:rsid w:val="00656B6E"/>
    <w:rsid w:val="00657C9F"/>
    <w:rsid w:val="00661BF4"/>
    <w:rsid w:val="00666C86"/>
    <w:rsid w:val="00675F15"/>
    <w:rsid w:val="0069451A"/>
    <w:rsid w:val="00697B69"/>
    <w:rsid w:val="006A3896"/>
    <w:rsid w:val="006A4C7E"/>
    <w:rsid w:val="006B515E"/>
    <w:rsid w:val="006B7E2C"/>
    <w:rsid w:val="006E0114"/>
    <w:rsid w:val="006F3AE0"/>
    <w:rsid w:val="006F3F52"/>
    <w:rsid w:val="00705DE3"/>
    <w:rsid w:val="007061EC"/>
    <w:rsid w:val="00711DF0"/>
    <w:rsid w:val="007514AA"/>
    <w:rsid w:val="00753291"/>
    <w:rsid w:val="00754746"/>
    <w:rsid w:val="007747CF"/>
    <w:rsid w:val="00776733"/>
    <w:rsid w:val="00776A9D"/>
    <w:rsid w:val="00793BD4"/>
    <w:rsid w:val="007A6728"/>
    <w:rsid w:val="007B0F00"/>
    <w:rsid w:val="007B1D2A"/>
    <w:rsid w:val="007B2D83"/>
    <w:rsid w:val="007C05B0"/>
    <w:rsid w:val="007E47B6"/>
    <w:rsid w:val="008178B0"/>
    <w:rsid w:val="00821932"/>
    <w:rsid w:val="008310C5"/>
    <w:rsid w:val="0083470B"/>
    <w:rsid w:val="00841A7D"/>
    <w:rsid w:val="00845DD6"/>
    <w:rsid w:val="00852BDB"/>
    <w:rsid w:val="00855FDC"/>
    <w:rsid w:val="00856C2C"/>
    <w:rsid w:val="00865ED5"/>
    <w:rsid w:val="00871AEC"/>
    <w:rsid w:val="008738E0"/>
    <w:rsid w:val="00876422"/>
    <w:rsid w:val="008958F9"/>
    <w:rsid w:val="008A114F"/>
    <w:rsid w:val="008A6DD6"/>
    <w:rsid w:val="008B226C"/>
    <w:rsid w:val="008B641D"/>
    <w:rsid w:val="008B7B65"/>
    <w:rsid w:val="008C5483"/>
    <w:rsid w:val="008D3748"/>
    <w:rsid w:val="008F07C8"/>
    <w:rsid w:val="008F0A5D"/>
    <w:rsid w:val="008F0F26"/>
    <w:rsid w:val="008F6CD7"/>
    <w:rsid w:val="00916B89"/>
    <w:rsid w:val="00932ABA"/>
    <w:rsid w:val="0093430F"/>
    <w:rsid w:val="0095635D"/>
    <w:rsid w:val="009A39EA"/>
    <w:rsid w:val="009B1A6D"/>
    <w:rsid w:val="009B1FF4"/>
    <w:rsid w:val="009B34B5"/>
    <w:rsid w:val="009B3507"/>
    <w:rsid w:val="009C171C"/>
    <w:rsid w:val="009D2656"/>
    <w:rsid w:val="009E4184"/>
    <w:rsid w:val="00A02C4D"/>
    <w:rsid w:val="00A40A1B"/>
    <w:rsid w:val="00A5058C"/>
    <w:rsid w:val="00A510AC"/>
    <w:rsid w:val="00AB3DDA"/>
    <w:rsid w:val="00AC77D7"/>
    <w:rsid w:val="00AE51F3"/>
    <w:rsid w:val="00AF0F4F"/>
    <w:rsid w:val="00AF4392"/>
    <w:rsid w:val="00AF5C4B"/>
    <w:rsid w:val="00B0337B"/>
    <w:rsid w:val="00B059A6"/>
    <w:rsid w:val="00B1578E"/>
    <w:rsid w:val="00B37957"/>
    <w:rsid w:val="00B5302E"/>
    <w:rsid w:val="00B77910"/>
    <w:rsid w:val="00B866D1"/>
    <w:rsid w:val="00B87720"/>
    <w:rsid w:val="00B9277C"/>
    <w:rsid w:val="00BA208D"/>
    <w:rsid w:val="00BA4848"/>
    <w:rsid w:val="00BB05C0"/>
    <w:rsid w:val="00BC3C1E"/>
    <w:rsid w:val="00BC5BA2"/>
    <w:rsid w:val="00BC6CBD"/>
    <w:rsid w:val="00BD499E"/>
    <w:rsid w:val="00BD7C18"/>
    <w:rsid w:val="00BE0E38"/>
    <w:rsid w:val="00BF6B0F"/>
    <w:rsid w:val="00C13E20"/>
    <w:rsid w:val="00C20CA6"/>
    <w:rsid w:val="00C21529"/>
    <w:rsid w:val="00C31260"/>
    <w:rsid w:val="00C44ACD"/>
    <w:rsid w:val="00C54B1D"/>
    <w:rsid w:val="00C61C9B"/>
    <w:rsid w:val="00C66C4E"/>
    <w:rsid w:val="00C672F1"/>
    <w:rsid w:val="00C764B6"/>
    <w:rsid w:val="00C95F1B"/>
    <w:rsid w:val="00CA5E2C"/>
    <w:rsid w:val="00CB09C6"/>
    <w:rsid w:val="00CB51C5"/>
    <w:rsid w:val="00CC361E"/>
    <w:rsid w:val="00CC4D14"/>
    <w:rsid w:val="00CD61B4"/>
    <w:rsid w:val="00CF257D"/>
    <w:rsid w:val="00CF4165"/>
    <w:rsid w:val="00CF6D2A"/>
    <w:rsid w:val="00CF79EE"/>
    <w:rsid w:val="00D028A8"/>
    <w:rsid w:val="00D2144A"/>
    <w:rsid w:val="00D230FC"/>
    <w:rsid w:val="00D2438A"/>
    <w:rsid w:val="00D40DA4"/>
    <w:rsid w:val="00D41448"/>
    <w:rsid w:val="00D47D2E"/>
    <w:rsid w:val="00D55462"/>
    <w:rsid w:val="00D62256"/>
    <w:rsid w:val="00D636CD"/>
    <w:rsid w:val="00D64C9A"/>
    <w:rsid w:val="00D76A4A"/>
    <w:rsid w:val="00D97DAD"/>
    <w:rsid w:val="00E155DB"/>
    <w:rsid w:val="00E2036F"/>
    <w:rsid w:val="00E3466A"/>
    <w:rsid w:val="00E377AD"/>
    <w:rsid w:val="00E432F5"/>
    <w:rsid w:val="00E537FB"/>
    <w:rsid w:val="00E53E42"/>
    <w:rsid w:val="00E64BE8"/>
    <w:rsid w:val="00E7273A"/>
    <w:rsid w:val="00E85C74"/>
    <w:rsid w:val="00E86A31"/>
    <w:rsid w:val="00E91243"/>
    <w:rsid w:val="00E91E9C"/>
    <w:rsid w:val="00E9300E"/>
    <w:rsid w:val="00EA7C1A"/>
    <w:rsid w:val="00EC462E"/>
    <w:rsid w:val="00EC7243"/>
    <w:rsid w:val="00ED2647"/>
    <w:rsid w:val="00EE1BAC"/>
    <w:rsid w:val="00EE266B"/>
    <w:rsid w:val="00EE5B79"/>
    <w:rsid w:val="00EE627C"/>
    <w:rsid w:val="00EF24D9"/>
    <w:rsid w:val="00F1593B"/>
    <w:rsid w:val="00F306ED"/>
    <w:rsid w:val="00F45E85"/>
    <w:rsid w:val="00F50879"/>
    <w:rsid w:val="00F52E9C"/>
    <w:rsid w:val="00F579E2"/>
    <w:rsid w:val="00F61712"/>
    <w:rsid w:val="00F77BD9"/>
    <w:rsid w:val="00F82110"/>
    <w:rsid w:val="00FA1790"/>
    <w:rsid w:val="00FA6341"/>
    <w:rsid w:val="00FB54D8"/>
    <w:rsid w:val="00FC085F"/>
    <w:rsid w:val="00FC3AC7"/>
    <w:rsid w:val="00FC5CDD"/>
    <w:rsid w:val="00FC65D1"/>
    <w:rsid w:val="00FD51D7"/>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E88"/>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 w:type="paragraph" w:styleId="BalloonText">
    <w:name w:val="Balloon Text"/>
    <w:basedOn w:val="Normal"/>
    <w:link w:val="BalloonTextChar"/>
    <w:uiPriority w:val="99"/>
    <w:semiHidden/>
    <w:unhideWhenUsed/>
    <w:rsid w:val="00137E0E"/>
    <w:rPr>
      <w:sz w:val="18"/>
      <w:szCs w:val="18"/>
    </w:rPr>
  </w:style>
  <w:style w:type="character" w:customStyle="1" w:styleId="BalloonTextChar">
    <w:name w:val="Balloon Text Char"/>
    <w:basedOn w:val="DefaultParagraphFont"/>
    <w:link w:val="BalloonText"/>
    <w:uiPriority w:val="99"/>
    <w:semiHidden/>
    <w:rsid w:val="00137E0E"/>
    <w:rPr>
      <w:color w:val="auto"/>
      <w:sz w:val="18"/>
      <w:szCs w:val="18"/>
    </w:rPr>
  </w:style>
  <w:style w:type="character" w:styleId="CommentReference">
    <w:name w:val="annotation reference"/>
    <w:basedOn w:val="DefaultParagraphFont"/>
    <w:uiPriority w:val="99"/>
    <w:semiHidden/>
    <w:unhideWhenUsed/>
    <w:rsid w:val="00E86A31"/>
    <w:rPr>
      <w:sz w:val="18"/>
      <w:szCs w:val="18"/>
    </w:rPr>
  </w:style>
  <w:style w:type="paragraph" w:styleId="CommentText">
    <w:name w:val="annotation text"/>
    <w:basedOn w:val="Normal"/>
    <w:link w:val="CommentTextChar"/>
    <w:uiPriority w:val="99"/>
    <w:semiHidden/>
    <w:unhideWhenUsed/>
    <w:rsid w:val="00E86A31"/>
  </w:style>
  <w:style w:type="character" w:customStyle="1" w:styleId="CommentTextChar">
    <w:name w:val="Comment Text Char"/>
    <w:basedOn w:val="DefaultParagraphFont"/>
    <w:link w:val="CommentText"/>
    <w:uiPriority w:val="99"/>
    <w:semiHidden/>
    <w:rsid w:val="00E86A31"/>
    <w:rPr>
      <w:color w:val="auto"/>
    </w:rPr>
  </w:style>
  <w:style w:type="paragraph" w:styleId="CommentSubject">
    <w:name w:val="annotation subject"/>
    <w:basedOn w:val="CommentText"/>
    <w:next w:val="CommentText"/>
    <w:link w:val="CommentSubjectChar"/>
    <w:uiPriority w:val="99"/>
    <w:semiHidden/>
    <w:unhideWhenUsed/>
    <w:rsid w:val="00E86A31"/>
    <w:rPr>
      <w:b/>
      <w:bCs/>
      <w:sz w:val="20"/>
      <w:szCs w:val="20"/>
    </w:rPr>
  </w:style>
  <w:style w:type="character" w:customStyle="1" w:styleId="CommentSubjectChar">
    <w:name w:val="Comment Subject Char"/>
    <w:basedOn w:val="CommentTextChar"/>
    <w:link w:val="CommentSubject"/>
    <w:uiPriority w:val="99"/>
    <w:semiHidden/>
    <w:rsid w:val="00E86A31"/>
    <w:rPr>
      <w:b/>
      <w:bCs/>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dx.doi.org/10.1145/1953163.1953217" TargetMode="External"/><Relationship Id="rId21" Type="http://schemas.openxmlformats.org/officeDocument/2006/relationships/hyperlink" Target="https://cra.org/data/Generation-CS" TargetMode="External"/><Relationship Id="rId22" Type="http://schemas.openxmlformats.org/officeDocument/2006/relationships/hyperlink" Target="http://www.epi.org/publication/pm195-stem-labor-shortages-microsoft-report-distorts/" TargetMode="External"/><Relationship Id="rId23" Type="http://schemas.openxmlformats.org/officeDocument/2006/relationships/hyperlink" Target="https://doi.org/10.1007/978-3-319-54226-3_3" TargetMode="External"/><Relationship Id="rId24" Type="http://schemas.openxmlformats.org/officeDocument/2006/relationships/hyperlink" Target="http://www.pellinstitute.org/downloads/publications-Straight_from_the_Source.pdf" TargetMode="External"/><Relationship Id="rId25" Type="http://schemas.openxmlformats.org/officeDocument/2006/relationships/hyperlink" Target="http://www.acenet.edu/news-room/Documents/Education-Deserts-The-Continued-Significance-of-Place-in-the-Twenty-First-Century.pdf" TargetMode="External"/><Relationship Id="rId26" Type="http://schemas.openxmlformats.org/officeDocument/2006/relationships/hyperlink" Target="https://www.nytimes.com/2017/11/01/education/edlife/stem-jobs-industry-careers.html?smid=pl-share" TargetMode="External"/><Relationship Id="rId27" Type="http://schemas.openxmlformats.org/officeDocument/2006/relationships/hyperlink" Target="http://leadership.oregonstate.edu/trustees/oregon-state-university-mission-statement" TargetMode="External"/><Relationship Id="rId28" Type="http://schemas.openxmlformats.org/officeDocument/2006/relationships/hyperlink" Target="https://www.cnbc.com/2016/08/26/coding-boot-camps-replace-college-for-software-engineers.html" TargetMode="External"/><Relationship Id="rId29" Type="http://schemas.openxmlformats.org/officeDocument/2006/relationships/hyperlink" Target="https://www.bls.gov/ooh/computer-and-information-technology/home.ht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footer" Target="footer1.xml"/><Relationship Id="rId31" Type="http://schemas.openxmlformats.org/officeDocument/2006/relationships/fontTable" Target="fontTable.xml"/><Relationship Id="rId32" Type="http://schemas.microsoft.com/office/2011/relationships/people" Target="people.xml"/><Relationship Id="rId9" Type="http://schemas.microsoft.com/office/2011/relationships/commentsExtended" Target="commentsExtended.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comments" Target="comment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tiff"/><Relationship Id="rId16" Type="http://schemas.openxmlformats.org/officeDocument/2006/relationships/hyperlink" Target="http://www.abet.org/accreditation/accreditation-criteria/accreditation-policy-and-procedure-manual-appm-2017-2018/" TargetMode="External"/><Relationship Id="rId17" Type="http://schemas.openxmlformats.org/officeDocument/2006/relationships/hyperlink" Target="http://www.abet.org/accreditation/accreditation-criteria/criteria-for-accrediting-engineering-programs-2017-2018/" TargetMode="External"/><Relationship Id="rId18" Type="http://schemas.openxmlformats.org/officeDocument/2006/relationships/hyperlink" Target="http://www.swebok.org/" TargetMode="External"/><Relationship Id="rId19" Type="http://schemas.openxmlformats.org/officeDocument/2006/relationships/hyperlink" Target="https://doi.org/10.1145/3017680.3022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19</Pages>
  <Words>7039</Words>
  <Characters>40126</Characters>
  <Application>Microsoft Macintosh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Rubin, Marc Joseph</cp:lastModifiedBy>
  <cp:revision>42</cp:revision>
  <dcterms:created xsi:type="dcterms:W3CDTF">2017-12-01T22:22:00Z</dcterms:created>
  <dcterms:modified xsi:type="dcterms:W3CDTF">2017-12-01T23:00:00Z</dcterms:modified>
</cp:coreProperties>
</file>